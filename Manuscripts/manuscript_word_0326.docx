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89DE" w14:textId="77777777" w:rsidR="00F35CE4" w:rsidRDefault="00000000">
      <w:pPr>
        <w:pStyle w:val="Title"/>
      </w:pPr>
      <w:r>
        <w:t>mlEDA: an interactive tool for guided standardized exploratory analysis workflow of multivariate longitudinal data</w:t>
      </w:r>
    </w:p>
    <w:p w14:paraId="32CEB27C" w14:textId="77777777" w:rsidR="00F35CE4" w:rsidRDefault="00000000">
      <w:pPr>
        <w:pStyle w:val="Author"/>
      </w:pPr>
      <w:r>
        <w:t>Ying Jin</w:t>
      </w:r>
    </w:p>
    <w:p w14:paraId="3EA218A9" w14:textId="77777777" w:rsidR="00F35CE4" w:rsidRDefault="00000000">
      <w:pPr>
        <w:pStyle w:val="Author"/>
      </w:pPr>
      <w:r>
        <w:t>Mandy Goldberg</w:t>
      </w:r>
    </w:p>
    <w:p w14:paraId="6B98EE86" w14:textId="77777777" w:rsidR="00F35CE4" w:rsidRDefault="00000000">
      <w:pPr>
        <w:pStyle w:val="Author"/>
      </w:pPr>
      <w:r>
        <w:t>David Umbach</w:t>
      </w:r>
    </w:p>
    <w:p w14:paraId="6503706E" w14:textId="77777777" w:rsidR="00F35CE4" w:rsidRDefault="00000000">
      <w:pPr>
        <w:pStyle w:val="Author"/>
      </w:pPr>
      <w:r>
        <w:t>Shanshan Zhao</w:t>
      </w:r>
    </w:p>
    <w:p w14:paraId="4FFD1F6D" w14:textId="77777777" w:rsidR="00F35CE4" w:rsidRDefault="00000000">
      <w:pPr>
        <w:pStyle w:val="Date"/>
      </w:pPr>
      <w:r>
        <w:t>2026-03-13</w:t>
      </w:r>
    </w:p>
    <w:p w14:paraId="3CAB6EEA" w14:textId="77777777" w:rsidR="00F35CE4" w:rsidRDefault="00000000">
      <w:pPr>
        <w:pStyle w:val="Heading1"/>
      </w:pPr>
      <w:bookmarkStart w:id="0" w:name="sec:intro"/>
      <w:r>
        <w:rPr>
          <w:rStyle w:val="SectionNumber"/>
        </w:rPr>
        <w:t>1</w:t>
      </w:r>
      <w:r>
        <w:tab/>
        <w:t>Introduction</w:t>
      </w:r>
    </w:p>
    <w:p w14:paraId="17CAEA71" w14:textId="77777777" w:rsidR="00F35CE4" w:rsidRDefault="00000000">
      <w:pPr>
        <w:pStyle w:val="Heading2"/>
      </w:pPr>
      <w:bookmarkStart w:id="1" w:name="motivation"/>
      <w:r>
        <w:rPr>
          <w:rStyle w:val="SectionNumber"/>
        </w:rPr>
        <w:t>1.1</w:t>
      </w:r>
      <w:r>
        <w:tab/>
        <w:t>Motivation</w:t>
      </w:r>
    </w:p>
    <w:p w14:paraId="5E90A5F3" w14:textId="722814A4" w:rsidR="00F35CE4" w:rsidRDefault="00000000">
      <w:pPr>
        <w:pStyle w:val="FirstParagraph"/>
      </w:pPr>
      <w:bookmarkStart w:id="2" w:name="OLE_LINK21"/>
      <w:bookmarkStart w:id="3" w:name="OLE_LINK20"/>
      <w:del w:id="4" w:author="Zhao, Shanshan (NIH/NIEHS) [E]" w:date="2026-03-23T11:45:00Z" w16du:dateUtc="2026-03-23T15:45:00Z">
        <w:r w:rsidDel="00440D5C">
          <w:delText>Measures of health are often routinely collected over time in both research and clinical settings.</w:delText>
        </w:r>
      </w:del>
      <w:ins w:id="5" w:author="Zhao, Shanshan (NIH/NIEHS) [E]" w:date="2026-03-23T11:45:00Z" w16du:dateUtc="2026-03-23T15:45:00Z">
        <w:r w:rsidR="00440D5C">
          <w:t>In many biomedical studies and clinical settings, researchers and practi</w:t>
        </w:r>
      </w:ins>
      <w:ins w:id="6" w:author="Zhao, Shanshan (NIH/NIEHS) [E]" w:date="2026-03-23T16:51:00Z" w16du:dateUtc="2026-03-23T20:51:00Z">
        <w:r w:rsidR="00F57715">
          <w:t>ti</w:t>
        </w:r>
      </w:ins>
      <w:ins w:id="7" w:author="Zhao, Shanshan (NIH/NIEHS) [E]" w:date="2026-03-23T11:45:00Z" w16du:dateUtc="2026-03-23T15:45:00Z">
        <w:r w:rsidR="00440D5C">
          <w:t>oners routinely collect health-related measurements over time.</w:t>
        </w:r>
      </w:ins>
      <w:r>
        <w:t xml:space="preserve"> For </w:t>
      </w:r>
      <w:del w:id="8" w:author="Zhao, Shanshan (NIH/NIEHS) [E]" w:date="2026-03-23T11:46:00Z" w16du:dateUtc="2026-03-23T15:46:00Z">
        <w:r w:rsidDel="00440D5C">
          <w:delText>exmaple</w:delText>
        </w:r>
      </w:del>
      <w:ins w:id="9" w:author="Zhao, Shanshan (NIH/NIEHS) [E]" w:date="2026-03-23T11:46:00Z" w16du:dateUtc="2026-03-23T15:46:00Z">
        <w:r w:rsidR="00440D5C">
          <w:t>example</w:t>
        </w:r>
      </w:ins>
      <w:r>
        <w:t xml:space="preserve">, individuals are </w:t>
      </w:r>
      <w:del w:id="10" w:author="Zhao, Shanshan (NIH/NIEHS) [E]" w:date="2026-03-23T11:46:00Z" w16du:dateUtc="2026-03-23T15:46:00Z">
        <w:r w:rsidDel="00440D5C">
          <w:delText>likely to go through the same set of procedures</w:delText>
        </w:r>
      </w:del>
      <w:ins w:id="11" w:author="Zhao, Shanshan (NIH/NIEHS) [E]" w:date="2026-03-23T16:51:00Z" w16du:dateUtc="2026-03-23T20:51:00Z">
        <w:r w:rsidR="00F57715">
          <w:t>repeatedly</w:t>
        </w:r>
      </w:ins>
      <w:ins w:id="12" w:author="Zhao, Shanshan (NIH/NIEHS) [E]" w:date="2026-03-23T11:46:00Z" w16du:dateUtc="2026-03-23T15:46:00Z">
        <w:r w:rsidR="00440D5C">
          <w:t xml:space="preserve"> assessed on their vitals</w:t>
        </w:r>
      </w:ins>
      <w:ins w:id="13" w:author="Zhao, Shanshan (NIH/NIEHS) [E]" w:date="2026-03-23T11:47:00Z" w16du:dateUtc="2026-03-23T15:47:00Z">
        <w:r w:rsidR="00440D5C">
          <w:t xml:space="preserve"> and laboratory tests</w:t>
        </w:r>
      </w:ins>
      <w:r>
        <w:t xml:space="preserve"> during annual physical exams, </w:t>
      </w:r>
      <w:del w:id="14" w:author="Zhao, Shanshan (NIH/NIEHS) [E]" w:date="2026-03-23T11:48:00Z" w16du:dateUtc="2026-03-23T15:48:00Z">
        <w:r w:rsidDel="00440D5C">
          <w:delText>such as vitals and blood/urine tests. The health indicators collected during these procedures</w:delText>
        </w:r>
      </w:del>
      <w:ins w:id="15" w:author="Zhao, Shanshan (NIH/NIEHS) [E]" w:date="2026-03-23T12:21:00Z" w16du:dateUtc="2026-03-23T16:21:00Z">
        <w:r w:rsidR="00997F45">
          <w:t>providing a</w:t>
        </w:r>
      </w:ins>
      <w:ins w:id="16" w:author="Zhao, Shanshan (NIH/NIEHS) [E]" w:date="2026-03-23T11:52:00Z" w16du:dateUtc="2026-03-23T15:52:00Z">
        <w:r w:rsidR="00440D5C">
          <w:t xml:space="preserve"> basis</w:t>
        </w:r>
      </w:ins>
      <w:ins w:id="17" w:author="Zhao, Shanshan (NIH/NIEHS) [E]" w:date="2026-03-23T11:48:00Z" w16du:dateUtc="2026-03-23T15:48:00Z">
        <w:r w:rsidR="00440D5C">
          <w:t xml:space="preserve"> for </w:t>
        </w:r>
      </w:ins>
      <w:del w:id="18" w:author="Zhao, Shanshan (NIH/NIEHS) [E]" w:date="2026-03-23T11:48:00Z" w16du:dateUtc="2026-03-23T15:48:00Z">
        <w:r w:rsidDel="00440D5C">
          <w:delText xml:space="preserve"> are closely monitored for </w:delText>
        </w:r>
      </w:del>
      <w:r>
        <w:t xml:space="preserve">preventive </w:t>
      </w:r>
      <w:del w:id="19" w:author="Zhao, Shanshan (NIH/NIEHS) [E]" w:date="2026-03-23T11:48:00Z" w16du:dateUtc="2026-03-23T15:48:00Z">
        <w:r w:rsidDel="00440D5C">
          <w:delText xml:space="preserve">health </w:delText>
        </w:r>
      </w:del>
      <w:ins w:id="20" w:author="Zhao, Shanshan (NIH/NIEHS) [E]" w:date="2026-03-23T11:52:00Z" w16du:dateUtc="2026-03-23T15:52:00Z">
        <w:r w:rsidR="00440D5C">
          <w:t xml:space="preserve">care </w:t>
        </w:r>
      </w:ins>
      <w:r>
        <w:t xml:space="preserve">and </w:t>
      </w:r>
      <w:del w:id="21" w:author="Zhao, Shanshan (NIH/NIEHS) [E]" w:date="2026-03-23T11:48:00Z" w16du:dateUtc="2026-03-23T15:48:00Z">
        <w:r w:rsidDel="00440D5C">
          <w:delText xml:space="preserve">can also be important basis for </w:delText>
        </w:r>
      </w:del>
      <w:r>
        <w:t xml:space="preserve">personalized </w:t>
      </w:r>
      <w:del w:id="22" w:author="Zhao, Shanshan (NIH/NIEHS) [E]" w:date="2026-03-23T11:48:00Z" w16du:dateUtc="2026-03-23T15:48:00Z">
        <w:r w:rsidDel="00440D5C">
          <w:delText>health</w:delText>
        </w:r>
      </w:del>
      <w:ins w:id="23" w:author="Zhao, Shanshan (NIH/NIEHS) [E]" w:date="2026-03-23T11:52:00Z" w16du:dateUtc="2026-03-23T15:52:00Z">
        <w:r w:rsidR="00440D5C">
          <w:t>medicine</w:t>
        </w:r>
      </w:ins>
      <w:r>
        <w:t xml:space="preserve">. In </w:t>
      </w:r>
      <w:del w:id="24" w:author="Zhao, Shanshan (NIH/NIEHS) [E]" w:date="2026-03-23T11:50:00Z" w16du:dateUtc="2026-03-23T15:50:00Z">
        <w:r w:rsidDel="00440D5C">
          <w:delText>laboratory environment</w:delText>
        </w:r>
      </w:del>
      <w:ins w:id="25" w:author="Zhao, Shanshan (NIH/NIEHS) [E]" w:date="2026-03-23T11:50:00Z" w16du:dateUtc="2026-03-23T15:50:00Z">
        <w:r w:rsidR="00440D5C">
          <w:t>experimental settings</w:t>
        </w:r>
      </w:ins>
      <w:r>
        <w:t>,</w:t>
      </w:r>
      <w:ins w:id="26" w:author="Zhao, Shanshan (NIH/NIEHS) [E]" w:date="2026-03-23T11:50:00Z" w16du:dateUtc="2026-03-23T15:50:00Z">
        <w:r w:rsidR="00440D5C">
          <w:t xml:space="preserve"> panels of</w:t>
        </w:r>
      </w:ins>
      <w:del w:id="27" w:author="Zhao, Shanshan (NIH/NIEHS) [E]" w:date="2026-03-23T11:50:00Z" w16du:dateUtc="2026-03-23T15:50:00Z">
        <w:r w:rsidDel="00440D5C">
          <w:delText xml:space="preserve"> multiple</w:delText>
        </w:r>
      </w:del>
      <w:r>
        <w:t xml:space="preserve"> biomarkers </w:t>
      </w:r>
      <w:del w:id="28" w:author="Zhao, Shanshan (NIH/NIEHS) [E]" w:date="2026-03-23T12:21:00Z" w16du:dateUtc="2026-03-23T16:21:00Z">
        <w:r w:rsidDel="00997F45">
          <w:delText xml:space="preserve">maybe </w:delText>
        </w:r>
      </w:del>
      <w:ins w:id="29" w:author="Zhao, Shanshan (NIH/NIEHS) [E]" w:date="2026-03-23T12:21:00Z" w16du:dateUtc="2026-03-23T16:21:00Z">
        <w:r w:rsidR="00997F45">
          <w:t xml:space="preserve">are </w:t>
        </w:r>
      </w:ins>
      <w:r>
        <w:t xml:space="preserve">followed </w:t>
      </w:r>
      <w:del w:id="30" w:author="Zhao, Shanshan (NIH/NIEHS) [E]" w:date="2026-03-23T12:21:00Z" w16du:dateUtc="2026-03-23T16:21:00Z">
        <w:r w:rsidDel="00997F45">
          <w:delText>over time</w:delText>
        </w:r>
      </w:del>
      <w:ins w:id="31" w:author="Zhao, Shanshan (NIH/NIEHS) [E]" w:date="2026-03-23T16:52:00Z" w16du:dateUtc="2026-03-23T20:52:00Z">
        <w:r w:rsidR="00F57715">
          <w:t>longitudinally</w:t>
        </w:r>
      </w:ins>
      <w:r>
        <w:t xml:space="preserve"> to </w:t>
      </w:r>
      <w:bookmarkStart w:id="32" w:name="OLE_LINK19"/>
      <w:r>
        <w:t xml:space="preserve">understand </w:t>
      </w:r>
      <w:del w:id="33" w:author="Zhao, Shanshan (NIH/NIEHS) [E]" w:date="2026-03-23T12:22:00Z" w16du:dateUtc="2026-03-23T16:22:00Z">
        <w:r w:rsidDel="00997F45">
          <w:delText>the evolution of</w:delText>
        </w:r>
      </w:del>
      <w:ins w:id="34" w:author="Zhao, Shanshan (NIH/NIEHS) [E]" w:date="2026-03-23T12:22:00Z" w16du:dateUtc="2026-03-23T16:22:00Z">
        <w:r w:rsidR="00997F45">
          <w:t>the underlying</w:t>
        </w:r>
      </w:ins>
      <w:r>
        <w:t xml:space="preserve"> biological </w:t>
      </w:r>
      <w:del w:id="35" w:author="Zhao, Shanshan (NIH/NIEHS) [E]" w:date="2026-03-23T11:51:00Z" w16du:dateUtc="2026-03-23T15:51:00Z">
        <w:r w:rsidDel="00440D5C">
          <w:delText>pathways</w:delText>
        </w:r>
      </w:del>
      <w:ins w:id="36" w:author="Zhao, Shanshan (NIH/NIEHS) [E]" w:date="2026-03-23T11:51:00Z" w16du:dateUtc="2026-03-23T15:51:00Z">
        <w:r w:rsidR="00440D5C">
          <w:t>processes</w:t>
        </w:r>
      </w:ins>
      <w:bookmarkEnd w:id="32"/>
      <w:r>
        <w:t xml:space="preserve">. </w:t>
      </w:r>
      <w:del w:id="37" w:author="Zhao, Shanshan (NIH/NIEHS) [E]" w:date="2026-03-23T11:51:00Z" w16du:dateUtc="2026-03-23T15:51:00Z">
        <w:r w:rsidDel="00440D5C">
          <w:delText>In community settings</w:delText>
        </w:r>
      </w:del>
      <w:ins w:id="38" w:author="Zhao, Shanshan (NIH/NIEHS) [E]" w:date="2026-03-23T11:51:00Z" w16du:dateUtc="2026-03-23T15:51:00Z">
        <w:r w:rsidR="00440D5C">
          <w:t xml:space="preserve">At </w:t>
        </w:r>
      </w:ins>
      <w:ins w:id="39" w:author="Zhao, Shanshan (NIH/NIEHS) [E]" w:date="2026-03-23T12:22:00Z" w16du:dateUtc="2026-03-23T16:22:00Z">
        <w:r w:rsidR="00997F45">
          <w:t xml:space="preserve">the </w:t>
        </w:r>
      </w:ins>
      <w:ins w:id="40" w:author="Zhao, Shanshan (NIH/NIEHS) [E]" w:date="2026-03-23T11:51:00Z" w16du:dateUtc="2026-03-23T15:51:00Z">
        <w:r w:rsidR="00440D5C">
          <w:t>population level</w:t>
        </w:r>
      </w:ins>
      <w:r>
        <w:t xml:space="preserve">, large-scale surveys and censuses </w:t>
      </w:r>
      <w:del w:id="41" w:author="Zhao, Shanshan (NIH/NIEHS) [E]" w:date="2026-03-23T12:09:00Z" w16du:dateUtc="2026-03-23T16:09:00Z">
        <w:r w:rsidDel="00440D5C">
          <w:delText xml:space="preserve">are conducted </w:delText>
        </w:r>
      </w:del>
      <w:r>
        <w:t xml:space="preserve">regularly </w:t>
      </w:r>
      <w:del w:id="42" w:author="Zhao, Shanshan (NIH/NIEHS) [E]" w:date="2026-03-23T12:09:00Z" w16du:dateUtc="2026-03-23T16:09:00Z">
        <w:r w:rsidDel="00440D5C">
          <w:delText xml:space="preserve">to </w:delText>
        </w:r>
      </w:del>
      <w:r>
        <w:t xml:space="preserve">collect environmental, lifestyle, and socioeconomic information </w:t>
      </w:r>
      <w:del w:id="43" w:author="Zhao, Shanshan (NIH/NIEHS) [E]" w:date="2026-03-23T12:09:00Z" w16du:dateUtc="2026-03-23T16:09:00Z">
        <w:r w:rsidDel="00440D5C">
          <w:delText>as basis of</w:delText>
        </w:r>
      </w:del>
      <w:ins w:id="44" w:author="Zhao, Shanshan (NIH/NIEHS) [E]" w:date="2026-03-23T12:09:00Z" w16du:dateUtc="2026-03-23T16:09:00Z">
        <w:r w:rsidR="00440D5C">
          <w:t>to monitor and improve</w:t>
        </w:r>
      </w:ins>
      <w:r>
        <w:t xml:space="preserve"> community health</w:t>
      </w:r>
      <w:del w:id="45" w:author="Zhao, Shanshan (NIH/NIEHS) [E]" w:date="2026-03-23T12:09:00Z" w16du:dateUtc="2026-03-23T16:09:00Z">
        <w:r w:rsidDel="00440D5C">
          <w:delText xml:space="preserve"> improvement</w:delText>
        </w:r>
      </w:del>
      <w:r>
        <w:t xml:space="preserve">. </w:t>
      </w:r>
      <w:del w:id="46" w:author="Zhao, Shanshan (NIH/NIEHS) [E]" w:date="2026-03-23T12:10:00Z" w16du:dateUtc="2026-03-23T16:10:00Z">
        <w:r w:rsidDel="00440D5C">
          <w:delText>All of the above examples</w:delText>
        </w:r>
      </w:del>
      <w:ins w:id="47" w:author="Zhao, Shanshan (NIH/NIEHS) [E]" w:date="2026-03-23T12:22:00Z" w16du:dateUtc="2026-03-23T16:22:00Z">
        <w:r w:rsidR="00997F45">
          <w:t xml:space="preserve">Such </w:t>
        </w:r>
      </w:ins>
      <w:ins w:id="48" w:author="Zhao, Shanshan (NIH/NIEHS) [E]" w:date="2026-03-23T12:10:00Z" w16du:dateUtc="2026-03-23T16:10:00Z">
        <w:r w:rsidR="00440D5C">
          <w:t>data</w:t>
        </w:r>
      </w:ins>
      <w:ins w:id="49" w:author="Zhao, Shanshan (NIH/NIEHS) [E]" w:date="2026-03-23T12:11:00Z" w16du:dateUtc="2026-03-23T16:11:00Z">
        <w:r w:rsidR="00440D5C">
          <w:t xml:space="preserve"> consist of</w:t>
        </w:r>
      </w:ins>
      <w:r>
        <w:t xml:space="preserve"> </w:t>
      </w:r>
      <w:del w:id="50" w:author="Zhao, Shanshan (NIH/NIEHS) [E]" w:date="2026-03-23T12:11:00Z" w16du:dateUtc="2026-03-23T16:11:00Z">
        <w:r w:rsidDel="00440D5C">
          <w:delText xml:space="preserve">involve the </w:delText>
        </w:r>
      </w:del>
      <w:r>
        <w:t xml:space="preserve">repeated </w:t>
      </w:r>
      <w:del w:id="51" w:author="Zhao, Shanshan (NIH/NIEHS) [E]" w:date="2026-03-23T12:11:00Z" w16du:dateUtc="2026-03-23T16:11:00Z">
        <w:r w:rsidDel="00440D5C">
          <w:delText xml:space="preserve">collection of multiple </w:delText>
        </w:r>
      </w:del>
      <w:r>
        <w:t>measures</w:t>
      </w:r>
      <w:ins w:id="52" w:author="Zhao, Shanshan (NIH/NIEHS) [E]" w:date="2026-03-23T12:22:00Z" w16du:dateUtc="2026-03-23T16:22:00Z">
        <w:r w:rsidR="00997F45">
          <w:t xml:space="preserve"> of multiple variables</w:t>
        </w:r>
      </w:ins>
      <w:del w:id="53" w:author="Zhao, Shanshan (NIH/NIEHS) [E]" w:date="2026-03-23T12:11:00Z" w16du:dateUtc="2026-03-23T16:11:00Z">
        <w:r w:rsidDel="00440D5C">
          <w:delText xml:space="preserve"> over a time</w:delText>
        </w:r>
      </w:del>
      <w:del w:id="54" w:author="Zhao, Shanshan (NIH/NIEHS) [E]" w:date="2026-03-23T12:22:00Z" w16du:dateUtc="2026-03-23T16:22:00Z">
        <w:r w:rsidDel="00997F45">
          <w:delText>,</w:delText>
        </w:r>
      </w:del>
      <w:r>
        <w:t xml:space="preserve"> </w:t>
      </w:r>
      <w:del w:id="55" w:author="Zhao, Shanshan (NIH/NIEHS) [E]" w:date="2026-03-23T12:11:00Z" w16du:dateUtc="2026-03-23T16:11:00Z">
        <w:r w:rsidDel="00440D5C">
          <w:delText>namely the</w:delText>
        </w:r>
      </w:del>
      <w:ins w:id="56" w:author="Zhao, Shanshan (NIH/NIEHS) [E]" w:date="2026-03-23T12:11:00Z" w16du:dateUtc="2026-03-23T16:11:00Z">
        <w:r w:rsidR="00440D5C">
          <w:t>and are commonly referred to as multivariate longitudinal data</w:t>
        </w:r>
      </w:ins>
      <w:r>
        <w:t xml:space="preserve"> .</w:t>
      </w:r>
    </w:p>
    <w:p w14:paraId="6A9EDB54" w14:textId="5C6E8E42" w:rsidR="00DE44BF" w:rsidRDefault="00000000">
      <w:pPr>
        <w:pStyle w:val="BodyText"/>
        <w:rPr>
          <w:ins w:id="57" w:author="Zhao, Shanshan (NIH/NIEHS) [E]" w:date="2026-03-23T16:28:00Z" w16du:dateUtc="2026-03-23T20:28:00Z"/>
        </w:rPr>
      </w:pPr>
      <w:r>
        <w:t xml:space="preserve">Comprehensive exploratory </w:t>
      </w:r>
      <w:ins w:id="58" w:author="Zhao, Shanshan (NIH/NIEHS) [E]" w:date="2026-03-23T16:53:00Z" w16du:dateUtc="2026-03-23T20:53:00Z">
        <w:r w:rsidR="00F57715">
          <w:t xml:space="preserve">data </w:t>
        </w:r>
      </w:ins>
      <w:r>
        <w:t xml:space="preserve">analysis </w:t>
      </w:r>
      <w:ins w:id="59" w:author="Zhao, Shanshan (NIH/NIEHS) [E]" w:date="2026-03-23T16:53:00Z" w16du:dateUtc="2026-03-23T20:53:00Z">
        <w:r w:rsidR="00F57715">
          <w:t>(ED</w:t>
        </w:r>
      </w:ins>
      <w:ins w:id="60" w:author="Zhao, Shanshan (NIH/NIEHS) [E]" w:date="2026-03-23T16:55:00Z" w16du:dateUtc="2026-03-23T20:55:00Z">
        <w:r w:rsidR="00300D41">
          <w:t>A</w:t>
        </w:r>
      </w:ins>
      <w:ins w:id="61" w:author="Zhao, Shanshan (NIH/NIEHS) [E]" w:date="2026-03-23T16:53:00Z" w16du:dateUtc="2026-03-23T20:53:00Z">
        <w:r w:rsidR="00F57715">
          <w:t xml:space="preserve">) </w:t>
        </w:r>
      </w:ins>
      <w:r>
        <w:t xml:space="preserve">of such data is </w:t>
      </w:r>
      <w:del w:id="62" w:author="Zhao, Shanshan (NIH/NIEHS) [E]" w:date="2026-03-23T12:23:00Z" w16du:dateUtc="2026-03-23T16:23:00Z">
        <w:r w:rsidDel="00997F45">
          <w:delText>important because</w:delText>
        </w:r>
      </w:del>
      <w:ins w:id="63" w:author="Zhao, Shanshan (NIH/NIEHS) [E]" w:date="2026-03-23T12:23:00Z" w16du:dateUtc="2026-03-23T16:23:00Z">
        <w:r w:rsidR="00997F45">
          <w:t>essential</w:t>
        </w:r>
      </w:ins>
      <w:ins w:id="64" w:author="Zhao, Shanshan (NIH/NIEHS) [E]" w:date="2026-03-23T16:55:00Z" w16du:dateUtc="2026-03-23T20:55:00Z">
        <w:r w:rsidR="00300D41">
          <w:t xml:space="preserve"> to</w:t>
        </w:r>
      </w:ins>
      <w:del w:id="65" w:author="Zhao, Shanshan (NIH/NIEHS) [E]" w:date="2026-03-23T16:55:00Z" w16du:dateUtc="2026-03-23T20:55:00Z">
        <w:r w:rsidDel="00300D41">
          <w:delText xml:space="preserve"> it</w:delText>
        </w:r>
      </w:del>
      <w:r>
        <w:t xml:space="preserve"> </w:t>
      </w:r>
      <w:del w:id="66" w:author="Zhao, Shanshan (NIH/NIEHS) [E]" w:date="2026-03-23T12:23:00Z" w16du:dateUtc="2026-03-23T16:23:00Z">
        <w:r w:rsidDel="00997F45">
          <w:delText xml:space="preserve">can </w:delText>
        </w:r>
      </w:del>
      <w:r>
        <w:t xml:space="preserve">provide </w:t>
      </w:r>
      <w:del w:id="67" w:author="Zhao, Shanshan (NIH/NIEHS) [E]" w:date="2026-03-23T12:23:00Z" w16du:dateUtc="2026-03-23T16:23:00Z">
        <w:r w:rsidDel="00997F45">
          <w:delText xml:space="preserve">important </w:delText>
        </w:r>
      </w:del>
      <w:r>
        <w:t xml:space="preserve">insights into </w:t>
      </w:r>
      <w:del w:id="68" w:author="Zhao, Shanshan (NIH/NIEHS) [E]" w:date="2026-03-23T12:18:00Z" w16du:dateUtc="2026-03-23T16:18:00Z">
        <w:r w:rsidDel="00997F45">
          <w:delText xml:space="preserve">evolving </w:delText>
        </w:r>
      </w:del>
      <w:ins w:id="69" w:author="Zhao, Shanshan (NIH/NIEHS) [E]" w:date="2026-03-23T12:18:00Z" w16du:dateUtc="2026-03-23T16:18:00Z">
        <w:r w:rsidR="00997F45">
          <w:t xml:space="preserve">the </w:t>
        </w:r>
      </w:ins>
      <w:ins w:id="70" w:author="Zhao, Shanshan (NIH/NIEHS) [E]" w:date="2026-03-23T16:55:00Z" w16du:dateUtc="2026-03-23T20:55:00Z">
        <w:r w:rsidR="00300D41">
          <w:t xml:space="preserve">temporal </w:t>
        </w:r>
      </w:ins>
      <w:ins w:id="71" w:author="Zhao, Shanshan (NIH/NIEHS) [E]" w:date="2026-03-23T17:00:00Z" w16du:dateUtc="2026-03-23T21:00:00Z">
        <w:r w:rsidR="00C8779E">
          <w:t>s</w:t>
        </w:r>
      </w:ins>
      <w:ins w:id="72" w:author="Zhao, Shanshan (NIH/NIEHS) [E]" w:date="2026-03-23T12:18:00Z" w16du:dateUtc="2026-03-23T16:18:00Z">
        <w:r w:rsidR="00997F45">
          <w:t xml:space="preserve">dynamics of </w:t>
        </w:r>
      </w:ins>
      <w:r>
        <w:t xml:space="preserve">biological processes and their interactions. </w:t>
      </w:r>
      <w:del w:id="73" w:author="Zhao, Shanshan (NIH/NIEHS) [E]" w:date="2026-03-23T12:23:00Z" w16du:dateUtc="2026-03-23T16:23:00Z">
        <w:r w:rsidDel="00997F45">
          <w:delText>It is the initial</w:delText>
        </w:r>
      </w:del>
      <w:ins w:id="74" w:author="Zhao, Shanshan (NIH/NIEHS) [E]" w:date="2026-03-23T12:23:00Z" w16du:dateUtc="2026-03-23T16:23:00Z">
        <w:r w:rsidR="00997F45">
          <w:t>As the first</w:t>
        </w:r>
      </w:ins>
      <w:r>
        <w:t xml:space="preserve"> step </w:t>
      </w:r>
      <w:ins w:id="75" w:author="Zhao, Shanshan (NIH/NIEHS) [E]" w:date="2026-03-23T12:23:00Z" w16du:dateUtc="2026-03-23T16:23:00Z">
        <w:r w:rsidR="00997F45">
          <w:t>in the</w:t>
        </w:r>
      </w:ins>
      <w:del w:id="76" w:author="Zhao, Shanshan (NIH/NIEHS) [E]" w:date="2026-03-23T12:23:00Z" w16du:dateUtc="2026-03-23T16:23:00Z">
        <w:r w:rsidDel="00997F45">
          <w:delText>of</w:delText>
        </w:r>
      </w:del>
      <w:r>
        <w:t xml:space="preserve"> data analysis </w:t>
      </w:r>
      <w:del w:id="77" w:author="Zhao, Shanshan (NIH/NIEHS) [E]" w:date="2026-03-23T12:23:00Z" w16du:dateUtc="2026-03-23T16:23:00Z">
        <w:r w:rsidDel="00997F45">
          <w:delText>process</w:delText>
        </w:r>
      </w:del>
      <w:ins w:id="78" w:author="Zhao, Shanshan (NIH/NIEHS) [E]" w:date="2026-03-23T12:23:00Z" w16du:dateUtc="2026-03-23T16:23:00Z">
        <w:r w:rsidR="00997F45">
          <w:t>pipeline</w:t>
        </w:r>
      </w:ins>
      <w:r>
        <w:t>,</w:t>
      </w:r>
      <w:del w:id="79" w:author="Zhao, Shanshan (NIH/NIEHS) [E]" w:date="2026-03-23T16:53:00Z" w16du:dateUtc="2026-03-23T20:53:00Z">
        <w:r w:rsidDel="00F57715">
          <w:delText xml:space="preserve"> </w:delText>
        </w:r>
      </w:del>
      <w:ins w:id="80" w:author="Zhao, Shanshan (NIH/NIEHS) [E]" w:date="2026-03-23T16:53:00Z" w16du:dateUtc="2026-03-23T20:53:00Z">
        <w:r w:rsidR="00F57715">
          <w:t xml:space="preserve"> EDA</w:t>
        </w:r>
      </w:ins>
      <w:ins w:id="81" w:author="Zhao, Shanshan (NIH/NIEHS) [E]" w:date="2026-03-23T12:24:00Z" w16du:dateUtc="2026-03-23T16:24:00Z">
        <w:r w:rsidR="00997F45">
          <w:t xml:space="preserve"> </w:t>
        </w:r>
      </w:ins>
      <w:del w:id="82" w:author="Zhao, Shanshan (NIH/NIEHS) [E]" w:date="2026-03-23T12:24:00Z" w16du:dateUtc="2026-03-23T16:24:00Z">
        <w:r w:rsidDel="00997F45">
          <w:delText>the basis of</w:delText>
        </w:r>
      </w:del>
      <w:ins w:id="83" w:author="Zhao, Shanshan (NIH/NIEHS) [E]" w:date="2026-03-23T12:24:00Z" w16du:dateUtc="2026-03-23T16:24:00Z">
        <w:r w:rsidR="00997F45">
          <w:t>supports</w:t>
        </w:r>
      </w:ins>
      <w:r>
        <w:t xml:space="preserve"> problem identification</w:t>
      </w:r>
      <w:ins w:id="84" w:author="Zhao, Shanshan (NIH/NIEHS) [E]" w:date="2026-03-23T12:24:00Z" w16du:dateUtc="2026-03-23T16:24:00Z">
        <w:r w:rsidR="00997F45">
          <w:t xml:space="preserve">, </w:t>
        </w:r>
      </w:ins>
      <w:del w:id="85" w:author="Zhao, Shanshan (NIH/NIEHS) [E]" w:date="2026-03-23T12:24:00Z" w16du:dateUtc="2026-03-23T16:24:00Z">
        <w:r w:rsidDel="00997F45">
          <w:delText xml:space="preserve"> and </w:delText>
        </w:r>
      </w:del>
      <w:r>
        <w:t xml:space="preserve">hypothesis generation, and </w:t>
      </w:r>
      <w:ins w:id="86" w:author="Zhao, Shanshan (NIH/NIEHS) [E]" w:date="2026-03-23T12:25:00Z" w16du:dateUtc="2026-03-23T16:25:00Z">
        <w:r w:rsidR="00997F45">
          <w:t xml:space="preserve">design of </w:t>
        </w:r>
      </w:ins>
      <w:del w:id="87" w:author="Zhao, Shanshan (NIH/NIEHS) [E]" w:date="2026-03-23T12:24:00Z" w16du:dateUtc="2026-03-23T16:24:00Z">
        <w:r w:rsidDel="00997F45">
          <w:delText xml:space="preserve">often determines the strategies and resource allocation of </w:delText>
        </w:r>
      </w:del>
      <w:r>
        <w:t xml:space="preserve">downstream analysis. </w:t>
      </w:r>
      <w:ins w:id="88" w:author="Zhao, Shanshan (NIH/NIEHS) [E]" w:date="2026-03-23T12:26:00Z" w16du:dateUtc="2026-03-23T16:26:00Z">
        <w:r w:rsidR="005F55EF">
          <w:t>In particular, t</w:t>
        </w:r>
      </w:ins>
      <w:del w:id="89" w:author="Zhao, Shanshan (NIH/NIEHS) [E]" w:date="2026-03-23T12:26:00Z" w16du:dateUtc="2026-03-23T16:26:00Z">
        <w:r w:rsidDel="005F55EF">
          <w:delText>T</w:delText>
        </w:r>
      </w:del>
      <w:r>
        <w:t>he correlation</w:t>
      </w:r>
      <w:ins w:id="90" w:author="Zhao, Shanshan (NIH/NIEHS) [E]" w:date="2026-03-23T12:26:00Z" w16du:dateUtc="2026-03-23T16:26:00Z">
        <w:r w:rsidR="005F55EF">
          <w:t xml:space="preserve"> structure</w:t>
        </w:r>
      </w:ins>
      <w:r>
        <w:t xml:space="preserve"> between </w:t>
      </w:r>
      <w:del w:id="91" w:author="Zhao, Shanshan (NIH/NIEHS) [E]" w:date="2026-03-23T12:26:00Z" w16du:dateUtc="2026-03-23T16:26:00Z">
        <w:r w:rsidDel="005F55EF">
          <w:delText>the collected measures</w:delText>
        </w:r>
      </w:del>
      <w:ins w:id="92" w:author="Zhao, Shanshan (NIH/NIEHS) [E]" w:date="2026-03-23T12:26:00Z" w16du:dateUtc="2026-03-23T16:26:00Z">
        <w:r w:rsidR="005F55EF">
          <w:t>variable</w:t>
        </w:r>
      </w:ins>
      <w:ins w:id="93" w:author="Zhao, Shanshan (NIH/NIEHS) [E]" w:date="2026-03-23T12:27:00Z" w16du:dateUtc="2026-03-23T16:27:00Z">
        <w:r w:rsidR="005F55EF">
          <w:t>s</w:t>
        </w:r>
      </w:ins>
      <w:r>
        <w:t xml:space="preserve">, especially </w:t>
      </w:r>
      <w:del w:id="94" w:author="Zhao, Shanshan (NIH/NIEHS) [E]" w:date="2026-03-23T12:27:00Z" w16du:dateUtc="2026-03-23T16:27:00Z">
        <w:r w:rsidDel="005F55EF">
          <w:delText xml:space="preserve">the </w:delText>
        </w:r>
      </w:del>
      <w:ins w:id="95" w:author="Zhao, Shanshan (NIH/NIEHS) [E]" w:date="2026-03-23T12:27:00Z" w16du:dateUtc="2026-03-23T16:27:00Z">
        <w:r w:rsidR="005F55EF">
          <w:t xml:space="preserve">its </w:t>
        </w:r>
      </w:ins>
      <w:r>
        <w:t>temporal evolution</w:t>
      </w:r>
      <w:ins w:id="96" w:author="Zhao, Shanshan (NIH/NIEHS) [E]" w:date="2026-03-23T12:27:00Z" w16du:dateUtc="2026-03-23T16:27:00Z">
        <w:r w:rsidR="005F55EF">
          <w:t xml:space="preserve">, </w:t>
        </w:r>
      </w:ins>
      <w:del w:id="97" w:author="Zhao, Shanshan (NIH/NIEHS) [E]" w:date="2026-03-23T12:27:00Z" w16du:dateUtc="2026-03-23T16:27:00Z">
        <w:r w:rsidDel="005F55EF">
          <w:delText xml:space="preserve"> of correlation. </w:delText>
        </w:r>
      </w:del>
      <w:ins w:id="98" w:author="Zhao, Shanshan (NIH/NIEHS) [E]" w:date="2026-03-23T12:27:00Z" w16du:dateUtc="2026-03-23T16:27:00Z">
        <w:r w:rsidR="005F55EF">
          <w:t>can</w:t>
        </w:r>
      </w:ins>
      <w:del w:id="99" w:author="Zhao, Shanshan (NIH/NIEHS) [E]" w:date="2026-03-23T12:27:00Z" w16du:dateUtc="2026-03-23T16:27:00Z">
        <w:r w:rsidDel="005F55EF">
          <w:delText>often</w:delText>
        </w:r>
      </w:del>
      <w:r>
        <w:t xml:space="preserve"> reveal vital information. </w:t>
      </w:r>
      <w:commentRangeStart w:id="100"/>
      <w:r>
        <w:t xml:space="preserve">For example, changes in correlation between Earth system variables can provide valuable information for the assessment of the climate engineering deployment scenarios(Mengis et al. 2019). </w:t>
      </w:r>
      <w:commentRangeEnd w:id="100"/>
      <w:r w:rsidR="005F55EF">
        <w:rPr>
          <w:rStyle w:val="CommentReference"/>
          <w:sz w:val="24"/>
          <w:szCs w:val="24"/>
        </w:rPr>
        <w:commentReference w:id="100"/>
      </w:r>
      <w:ins w:id="101" w:author="Zhao, Shanshan (NIH/NIEHS) [E]" w:date="2026-03-23T12:29:00Z" w16du:dateUtc="2026-03-23T16:29:00Z">
        <w:r w:rsidR="001B11D5">
          <w:t>Therefore, a</w:t>
        </w:r>
      </w:ins>
      <w:del w:id="102" w:author="Zhao, Shanshan (NIH/NIEHS) [E]" w:date="2026-03-23T12:29:00Z" w16du:dateUtc="2026-03-23T16:29:00Z">
        <w:r w:rsidDel="001B11D5">
          <w:delText>A</w:delText>
        </w:r>
      </w:del>
      <w:r>
        <w:t>n comprehensive</w:t>
      </w:r>
      <w:ins w:id="103" w:author="Zhao, Shanshan (NIH/NIEHS) [E]" w:date="2026-03-23T12:30:00Z" w16du:dateUtc="2026-03-23T16:30:00Z">
        <w:r w:rsidR="001B11D5">
          <w:t xml:space="preserve"> and</w:t>
        </w:r>
      </w:ins>
      <w:del w:id="104" w:author="Zhao, Shanshan (NIH/NIEHS) [E]" w:date="2026-03-23T12:30:00Z" w16du:dateUtc="2026-03-23T16:30:00Z">
        <w:r w:rsidDel="001B11D5">
          <w:delText>,</w:delText>
        </w:r>
      </w:del>
      <w:r>
        <w:t xml:space="preserve"> effective exploration of </w:t>
      </w:r>
      <w:del w:id="105" w:author="Zhao, Shanshan (NIH/NIEHS) [E]" w:date="2026-03-23T12:30:00Z" w16du:dateUtc="2026-03-23T16:30:00Z">
        <w:r w:rsidDel="001B11D5">
          <w:delText>the evolving data structure</w:delText>
        </w:r>
      </w:del>
      <w:ins w:id="106" w:author="Zhao, Shanshan (NIH/NIEHS) [E]" w:date="2026-03-23T12:30:00Z" w16du:dateUtc="2026-03-23T16:30:00Z">
        <w:r w:rsidR="001B11D5">
          <w:t>the time-varying relationship between multivariate longitudinal variables</w:t>
        </w:r>
      </w:ins>
      <w:r>
        <w:t xml:space="preserve"> is fundamental. </w:t>
      </w:r>
      <w:del w:id="107" w:author="Zhao, Shanshan (NIH/NIEHS) [E]" w:date="2026-03-23T15:50:00Z" w16du:dateUtc="2026-03-23T19:50:00Z">
        <w:r w:rsidDel="00F53542">
          <w:delText>Unfortunately</w:delText>
        </w:r>
      </w:del>
      <w:del w:id="108" w:author="Zhao, Shanshan (NIH/NIEHS) [E]" w:date="2026-03-23T16:30:00Z" w16du:dateUtc="2026-03-23T20:30:00Z">
        <w:r w:rsidDel="00DE44BF">
          <w:delText>, such analyses are challenging due to complex and dynamic data structures.</w:delText>
        </w:r>
      </w:del>
      <w:r>
        <w:t xml:space="preserve"> </w:t>
      </w:r>
    </w:p>
    <w:p w14:paraId="6EAC6DC3" w14:textId="4F3A3152" w:rsidR="00DE44BF" w:rsidRDefault="00DE44BF">
      <w:pPr>
        <w:pStyle w:val="BodyText"/>
        <w:rPr>
          <w:ins w:id="109" w:author="Zhao, Shanshan (NIH/NIEHS) [E]" w:date="2026-03-23T16:30:00Z" w16du:dateUtc="2026-03-23T20:30:00Z"/>
        </w:rPr>
      </w:pPr>
      <w:ins w:id="110" w:author="Zhao, Shanshan (NIH/NIEHS) [E]" w:date="2026-03-23T16:30:00Z" w16du:dateUtc="2026-03-23T20:30:00Z">
        <w:r>
          <w:t xml:space="preserve">Nevertheless, </w:t>
        </w:r>
      </w:ins>
      <w:ins w:id="111" w:author="Zhao, Shanshan (NIH/NIEHS) [E]" w:date="2026-03-23T16:33:00Z" w16du:dateUtc="2026-03-23T20:33:00Z">
        <w:r w:rsidR="00F32641">
          <w:t>existing</w:t>
        </w:r>
      </w:ins>
      <w:ins w:id="112" w:author="Zhao, Shanshan (NIH/NIEHS) [E]" w:date="2026-03-23T16:32:00Z" w16du:dateUtc="2026-03-23T20:32:00Z">
        <w:r w:rsidR="00F32641">
          <w:t xml:space="preserve"> EDA methods and tools for multivariate </w:t>
        </w:r>
      </w:ins>
      <w:ins w:id="113" w:author="Zhao, Shanshan (NIH/NIEHS) [E]" w:date="2026-03-23T16:33:00Z" w16du:dateUtc="2026-03-23T20:33:00Z">
        <w:r w:rsidR="00F32641">
          <w:t xml:space="preserve">longitudinal data remain limited, due to </w:t>
        </w:r>
      </w:ins>
      <w:ins w:id="114" w:author="Zhao, Shanshan (NIH/NIEHS) [E]" w:date="2026-03-23T16:34:00Z" w16du:dateUtc="2026-03-23T20:34:00Z">
        <w:r w:rsidR="00F023BC">
          <w:t xml:space="preserve">its </w:t>
        </w:r>
      </w:ins>
      <w:ins w:id="115" w:author="Zhao, Shanshan (NIH/NIEHS) [E]" w:date="2026-03-23T16:33:00Z" w16du:dateUtc="2026-03-23T20:33:00Z">
        <w:r w:rsidR="00F32641">
          <w:t xml:space="preserve">complex and dynamic nature. </w:t>
        </w:r>
      </w:ins>
      <w:del w:id="116" w:author="Zhao, Shanshan (NIH/NIEHS) [E]" w:date="2026-03-23T16:27:00Z" w16du:dateUtc="2026-03-23T20:27:00Z">
        <w:r w:rsidDel="00F53542">
          <w:delText>Exploratory data analysis (</w:delText>
        </w:r>
      </w:del>
      <w:del w:id="117" w:author="Zhao, Shanshan (NIH/NIEHS) [E]" w:date="2026-03-23T16:31:00Z" w16du:dateUtc="2026-03-23T20:31:00Z">
        <w:r w:rsidDel="00DE44BF">
          <w:delText>EDA</w:delText>
        </w:r>
      </w:del>
      <w:del w:id="118" w:author="Zhao, Shanshan (NIH/NIEHS) [E]" w:date="2026-03-23T16:27:00Z" w16du:dateUtc="2026-03-23T20:27:00Z">
        <w:r w:rsidDel="00F53542">
          <w:delText>)</w:delText>
        </w:r>
      </w:del>
      <w:del w:id="119" w:author="Zhao, Shanshan (NIH/NIEHS) [E]" w:date="2026-03-23T16:31:00Z" w16du:dateUtc="2026-03-23T20:31:00Z">
        <w:r w:rsidDel="00DE44BF">
          <w:delText xml:space="preserve"> methods and tools for multivariate </w:delText>
        </w:r>
      </w:del>
      <w:del w:id="120" w:author="Zhao, Shanshan (NIH/NIEHS) [E]" w:date="2026-03-23T16:27:00Z" w16du:dateUtc="2026-03-23T20:27:00Z">
        <w:r w:rsidDel="00F53542">
          <w:delText>temporal datasets</w:delText>
        </w:r>
      </w:del>
      <w:del w:id="121" w:author="Zhao, Shanshan (NIH/NIEHS) [E]" w:date="2026-03-23T16:31:00Z" w16du:dateUtc="2026-03-23T20:31:00Z">
        <w:r w:rsidDel="00DE44BF">
          <w:delText xml:space="preserve"> are not well-developed</w:delText>
        </w:r>
      </w:del>
      <w:del w:id="122" w:author="Zhao, Shanshan (NIH/NIEHS) [E]" w:date="2026-03-23T16:27:00Z" w16du:dateUtc="2026-03-23T20:27:00Z">
        <w:r w:rsidDel="00F53542">
          <w:delText>, especially on the analysis of correlation</w:delText>
        </w:r>
      </w:del>
      <w:del w:id="123" w:author="Zhao, Shanshan (NIH/NIEHS) [E]" w:date="2026-03-23T16:31:00Z" w16du:dateUtc="2026-03-23T20:31:00Z">
        <w:r w:rsidDel="00DE44BF">
          <w:delText xml:space="preserve">. </w:delText>
        </w:r>
      </w:del>
      <w:ins w:id="124" w:author="Zhao, Shanshan (NIH/NIEHS) [E]" w:date="2026-03-23T16:34:00Z" w16du:dateUtc="2026-03-23T20:34:00Z">
        <w:r w:rsidR="00F023BC">
          <w:t xml:space="preserve">In particular, </w:t>
        </w:r>
      </w:ins>
      <w:ins w:id="125" w:author="Zhao, Shanshan (NIH/NIEHS) [E]" w:date="2026-03-23T16:30:00Z" w16du:dateUtc="2026-03-23T20:30:00Z">
        <w:r>
          <w:t xml:space="preserve">exploration of </w:t>
        </w:r>
      </w:ins>
      <w:ins w:id="126" w:author="Zhao, Shanshan (NIH/NIEHS) [E]" w:date="2026-03-23T16:34:00Z" w16du:dateUtc="2026-03-23T20:34:00Z">
        <w:r w:rsidR="00F023BC">
          <w:t xml:space="preserve">such </w:t>
        </w:r>
      </w:ins>
      <w:ins w:id="127" w:author="Zhao, Shanshan (NIH/NIEHS) [E]" w:date="2026-03-23T16:30:00Z" w16du:dateUtc="2026-03-23T20:30:00Z">
        <w:r>
          <w:t xml:space="preserve">data largely depend on graphic visualization, </w:t>
        </w:r>
      </w:ins>
      <w:ins w:id="128" w:author="Zhao, Shanshan (NIH/NIEHS) [E]" w:date="2026-03-23T16:35:00Z" w16du:dateUtc="2026-03-23T20:35:00Z">
        <w:r w:rsidR="00F023BC">
          <w:t>which</w:t>
        </w:r>
      </w:ins>
      <w:ins w:id="129" w:author="Zhao, Shanshan (NIH/NIEHS) [E]" w:date="2026-03-23T16:30:00Z" w16du:dateUtc="2026-03-23T20:30:00Z">
        <w:r>
          <w:t xml:space="preserve"> demands </w:t>
        </w:r>
      </w:ins>
      <w:ins w:id="130" w:author="Zhao, Shanshan (NIH/NIEHS) [E]" w:date="2026-03-23T16:35:00Z" w16du:dateUtc="2026-03-23T20:35:00Z">
        <w:r w:rsidR="00F023BC">
          <w:t xml:space="preserve">substantial </w:t>
        </w:r>
      </w:ins>
      <w:ins w:id="131" w:author="Zhao, Shanshan (NIH/NIEHS) [E]" w:date="2026-03-23T16:30:00Z" w16du:dateUtc="2026-03-23T20:30:00Z">
        <w:r>
          <w:t xml:space="preserve">technical </w:t>
        </w:r>
      </w:ins>
      <w:ins w:id="132" w:author="Zhao, Shanshan (NIH/NIEHS) [E]" w:date="2026-03-23T16:35:00Z" w16du:dateUtc="2026-03-23T20:35:00Z">
        <w:r w:rsidR="00F023BC">
          <w:t>expertise</w:t>
        </w:r>
      </w:ins>
      <w:ins w:id="133" w:author="Zhao, Shanshan (NIH/NIEHS) [E]" w:date="2026-03-23T16:30:00Z" w16du:dateUtc="2026-03-23T20:30:00Z">
        <w:r>
          <w:t xml:space="preserve"> (e.g. programming</w:t>
        </w:r>
      </w:ins>
      <w:ins w:id="134" w:author="Zhao, Shanshan (NIH/NIEHS) [E]" w:date="2026-03-23T16:36:00Z" w16du:dateUtc="2026-03-23T20:36:00Z">
        <w:r w:rsidR="00F023BC">
          <w:t xml:space="preserve"> with</w:t>
        </w:r>
      </w:ins>
      <w:ins w:id="135" w:author="Zhao, Shanshan (NIH/NIEHS) [E]" w:date="2026-03-23T16:30:00Z" w16du:dateUtc="2026-03-23T20:30:00Z">
        <w:r>
          <w:t xml:space="preserve"> s</w:t>
        </w:r>
      </w:ins>
      <w:ins w:id="136" w:author="Zhao, Shanshan (NIH/NIEHS) [E]" w:date="2026-03-23T16:36:00Z" w16du:dateUtc="2026-03-23T20:36:00Z">
        <w:r w:rsidR="00F023BC">
          <w:t>tatistical</w:t>
        </w:r>
      </w:ins>
      <w:ins w:id="137" w:author="Zhao, Shanshan (NIH/NIEHS) [E]" w:date="2026-03-23T16:30:00Z" w16du:dateUtc="2026-03-23T20:30:00Z">
        <w:r>
          <w:t xml:space="preserve"> software). As a result, </w:t>
        </w:r>
      </w:ins>
      <w:ins w:id="138" w:author="Zhao, Shanshan (NIH/NIEHS) [E]" w:date="2026-03-23T16:36:00Z" w16du:dateUtc="2026-03-23T20:36:00Z">
        <w:r w:rsidR="00F023BC">
          <w:t>biomedical and clin</w:t>
        </w:r>
      </w:ins>
      <w:ins w:id="139" w:author="Zhao, Shanshan (NIH/NIEHS) [E]" w:date="2026-03-23T16:37:00Z" w16du:dateUtc="2026-03-23T20:37:00Z">
        <w:r w:rsidR="00F023BC">
          <w:t>ical</w:t>
        </w:r>
      </w:ins>
      <w:ins w:id="140" w:author="Zhao, Shanshan (NIH/NIEHS) [E]" w:date="2026-03-23T16:30:00Z" w16du:dateUtc="2026-03-23T20:30:00Z">
        <w:r>
          <w:t xml:space="preserve"> experts </w:t>
        </w:r>
      </w:ins>
      <w:ins w:id="141" w:author="Zhao, Shanshan (NIH/NIEHS) [E]" w:date="2026-03-23T16:37:00Z" w16du:dateUtc="2026-03-23T20:37:00Z">
        <w:r w:rsidR="00F023BC">
          <w:t>may be</w:t>
        </w:r>
      </w:ins>
      <w:ins w:id="142" w:author="Zhao, Shanshan (NIH/NIEHS) [E]" w:date="2026-03-23T16:30:00Z" w16du:dateUtc="2026-03-23T20:30:00Z">
        <w:r>
          <w:t xml:space="preserve"> discouraged from </w:t>
        </w:r>
      </w:ins>
      <w:ins w:id="143" w:author="Zhao, Shanshan (NIH/NIEHS) [E]" w:date="2026-03-23T16:37:00Z" w16du:dateUtc="2026-03-23T20:37:00Z">
        <w:r w:rsidR="00F023BC">
          <w:t>conducting thorough exploratory data analyses</w:t>
        </w:r>
      </w:ins>
      <w:ins w:id="144" w:author="Zhao, Shanshan (NIH/NIEHS) [E]" w:date="2026-03-23T16:38:00Z" w16du:dateUtc="2026-03-23T20:38:00Z">
        <w:r w:rsidR="00F023BC">
          <w:t>, which can greatly hinder interdisciplinary collaboration and communication</w:t>
        </w:r>
      </w:ins>
      <w:ins w:id="145" w:author="Zhao, Shanshan (NIH/NIEHS) [E]" w:date="2026-03-23T16:30:00Z" w16du:dateUtc="2026-03-23T20:30:00Z">
        <w:r>
          <w:t xml:space="preserve">. </w:t>
        </w:r>
      </w:ins>
      <w:ins w:id="146" w:author="Zhao, Shanshan (NIH/NIEHS) [E]" w:date="2026-03-23T16:39:00Z" w16du:dateUtc="2026-03-23T20:39:00Z">
        <w:r w:rsidR="00F023BC">
          <w:t>Furthermore</w:t>
        </w:r>
      </w:ins>
      <w:ins w:id="147" w:author="Zhao, Shanshan (NIH/NIEHS) [E]" w:date="2026-03-23T16:30:00Z" w16du:dateUtc="2026-03-23T20:30:00Z">
        <w:r>
          <w:t xml:space="preserve">, existing exploratory analysis </w:t>
        </w:r>
      </w:ins>
      <w:ins w:id="148" w:author="Zhao, Shanshan (NIH/NIEHS) [E]" w:date="2026-03-23T16:40:00Z" w16du:dateUtc="2026-03-23T20:40:00Z">
        <w:r w:rsidR="00F023BC">
          <w:t>often consists of</w:t>
        </w:r>
      </w:ins>
      <w:ins w:id="149" w:author="Zhao, Shanshan (NIH/NIEHS) [E]" w:date="2026-03-23T16:30:00Z" w16du:dateUtc="2026-03-23T20:30:00Z">
        <w:r>
          <w:t xml:space="preserve"> isolated summary tables and graphs</w:t>
        </w:r>
      </w:ins>
      <w:ins w:id="150" w:author="Zhao, Shanshan (NIH/NIEHS) [E]" w:date="2026-03-23T16:40:00Z" w16du:dateUtc="2026-03-23T20:40:00Z">
        <w:r w:rsidR="00F023BC">
          <w:t xml:space="preserve"> </w:t>
        </w:r>
      </w:ins>
      <w:ins w:id="151" w:author="Zhao, Shanshan (NIH/NIEHS) [E]" w:date="2026-03-23T16:42:00Z" w16du:dateUtc="2026-03-23T20:42:00Z">
        <w:r w:rsidR="00F023BC">
          <w:t>that</w:t>
        </w:r>
      </w:ins>
      <w:ins w:id="152" w:author="Zhao, Shanshan (NIH/NIEHS) [E]" w:date="2026-03-23T16:30:00Z" w16du:dateUtc="2026-03-23T20:30:00Z">
        <w:r>
          <w:t xml:space="preserve"> are rarely </w:t>
        </w:r>
      </w:ins>
      <w:ins w:id="153" w:author="Zhao, Shanshan (NIH/NIEHS) [E]" w:date="2026-03-23T16:42:00Z" w16du:dateUtc="2026-03-23T20:42:00Z">
        <w:r w:rsidR="00F023BC">
          <w:lastRenderedPageBreak/>
          <w:t>connected</w:t>
        </w:r>
      </w:ins>
      <w:ins w:id="154" w:author="Zhao, Shanshan (NIH/NIEHS) [E]" w:date="2026-03-23T16:30:00Z" w16du:dateUtc="2026-03-23T20:30:00Z">
        <w:r>
          <w:t xml:space="preserve">. There also lacks a standardize EDA workflow, leaving the choice of methods largely up to discretion. </w:t>
        </w:r>
      </w:ins>
      <w:ins w:id="155" w:author="Zhao, Shanshan (NIH/NIEHS) [E]" w:date="2026-03-23T16:43:00Z" w16du:dateUtc="2026-03-23T20:43:00Z">
        <w:r w:rsidR="00F023BC">
          <w:t>As a result, EDA may be inconsistent or incomplete, making it difficult to form a</w:t>
        </w:r>
      </w:ins>
      <w:ins w:id="156" w:author="Zhao, Shanshan (NIH/NIEHS) [E]" w:date="2026-03-23T16:44:00Z" w16du:dateUtc="2026-03-23T20:44:00Z">
        <w:r w:rsidR="00F023BC">
          <w:t>n objective understanding of the data.</w:t>
        </w:r>
      </w:ins>
    </w:p>
    <w:p w14:paraId="6E3B3E41" w14:textId="4542E9F3" w:rsidR="00F35CE4" w:rsidRDefault="00000000">
      <w:pPr>
        <w:pStyle w:val="BodyText"/>
        <w:rPr>
          <w:ins w:id="157" w:author="Zhao, Shanshan (NIH/NIEHS) [E]" w:date="2026-03-23T16:47:00Z" w16du:dateUtc="2026-03-23T20:47:00Z"/>
        </w:rPr>
      </w:pPr>
      <w:r>
        <w:t>The</w:t>
      </w:r>
      <w:ins w:id="158" w:author="Zhao, Shanshan (NIH/NIEHS) [E]" w:date="2026-03-23T16:44:00Z" w16du:dateUtc="2026-03-23T20:44:00Z">
        <w:r w:rsidR="005E1770">
          <w:t>se</w:t>
        </w:r>
      </w:ins>
      <w:r>
        <w:t xml:space="preserve"> challenges above have inspired the development of mlEDA</w:t>
      </w:r>
      <w:ins w:id="159" w:author="Zhao, Shanshan (NIH/NIEHS) [E]" w:date="2026-03-23T16:44:00Z" w16du:dateUtc="2026-03-23T20:44:00Z">
        <w:r w:rsidR="005E1770">
          <w:t xml:space="preserve">, </w:t>
        </w:r>
      </w:ins>
      <w:del w:id="160" w:author="Zhao, Shanshan (NIH/NIEHS) [E]" w:date="2026-03-23T16:44:00Z" w16du:dateUtc="2026-03-23T20:44:00Z">
        <w:r w:rsidDel="005E1770">
          <w:delText>-</w:delText>
        </w:r>
      </w:del>
      <w:r>
        <w:t xml:space="preserve">an accessible toolkit </w:t>
      </w:r>
      <w:del w:id="161" w:author="Zhao, Shanshan (NIH/NIEHS) [E]" w:date="2026-03-23T16:44:00Z" w16du:dateUtc="2026-03-23T20:44:00Z">
        <w:r w:rsidDel="005E1770">
          <w:delText xml:space="preserve">with </w:delText>
        </w:r>
      </w:del>
      <w:ins w:id="162" w:author="Zhao, Shanshan (NIH/NIEHS) [E]" w:date="2026-03-23T16:44:00Z" w16du:dateUtc="2026-03-23T20:44:00Z">
        <w:r w:rsidR="005E1770">
          <w:t>that provid</w:t>
        </w:r>
      </w:ins>
      <w:ins w:id="163" w:author="Zhao, Shanshan (NIH/NIEHS) [E]" w:date="2026-03-23T16:45:00Z" w16du:dateUtc="2026-03-23T20:45:00Z">
        <w:r w:rsidR="005E1770">
          <w:t>es</w:t>
        </w:r>
      </w:ins>
      <w:ins w:id="164" w:author="Zhao, Shanshan (NIH/NIEHS) [E]" w:date="2026-03-23T16:44:00Z" w16du:dateUtc="2026-03-23T20:44:00Z">
        <w:r w:rsidR="005E1770">
          <w:t xml:space="preserve"> </w:t>
        </w:r>
      </w:ins>
      <w:r>
        <w:t>a</w:t>
      </w:r>
      <w:ins w:id="165" w:author="Zhao, Shanshan (NIH/NIEHS) [E]" w:date="2026-03-23T16:45:00Z" w16du:dateUtc="2026-03-23T20:45:00Z">
        <w:r w:rsidR="005E1770">
          <w:t>n</w:t>
        </w:r>
      </w:ins>
      <w:r>
        <w:t xml:space="preserve"> interactive</w:t>
      </w:r>
      <w:ins w:id="166" w:author="Zhao, Shanshan (NIH/NIEHS) [E]" w:date="2026-03-23T16:45:00Z" w16du:dateUtc="2026-03-23T20:45:00Z">
        <w:r w:rsidR="005E1770">
          <w:t xml:space="preserve"> and</w:t>
        </w:r>
      </w:ins>
      <w:del w:id="167" w:author="Zhao, Shanshan (NIH/NIEHS) [E]" w:date="2026-03-23T16:45:00Z" w16du:dateUtc="2026-03-23T20:45:00Z">
        <w:r w:rsidDel="005E1770">
          <w:delText>,</w:delText>
        </w:r>
      </w:del>
      <w:r>
        <w:t xml:space="preserve"> standardized workflow for exploratory analysis of multivariate longitudinal data. </w:t>
      </w:r>
      <w:del w:id="168" w:author="Zhao, Shanshan (NIH/NIEHS) [E]" w:date="2026-03-23T16:45:00Z" w16du:dateUtc="2026-03-23T20:45:00Z">
        <w:r w:rsidDel="005E1770">
          <w:delText xml:space="preserve">It </w:delText>
        </w:r>
      </w:del>
      <w:ins w:id="169" w:author="Zhao, Shanshan (NIH/NIEHS) [E]" w:date="2026-03-23T16:45:00Z" w16du:dateUtc="2026-03-23T20:45:00Z">
        <w:r w:rsidR="005E1770">
          <w:t xml:space="preserve">This toolkit facilitates </w:t>
        </w:r>
      </w:ins>
      <w:r>
        <w:t>comprehensive</w:t>
      </w:r>
      <w:ins w:id="170" w:author="Zhao, Shanshan (NIH/NIEHS) [E]" w:date="2026-03-23T16:45:00Z" w16du:dateUtc="2026-03-23T20:45:00Z">
        <w:r w:rsidR="005E1770">
          <w:t xml:space="preserve"> summarization and visualization of</w:t>
        </w:r>
      </w:ins>
      <w:del w:id="171" w:author="Zhao, Shanshan (NIH/NIEHS) [E]" w:date="2026-03-23T16:45:00Z" w16du:dateUtc="2026-03-23T20:45:00Z">
        <w:r w:rsidDel="005E1770">
          <w:delText>ly</w:delText>
        </w:r>
      </w:del>
      <w:r>
        <w:t xml:space="preserve"> </w:t>
      </w:r>
      <w:del w:id="172" w:author="Zhao, Shanshan (NIH/NIEHS) [E]" w:date="2026-03-23T16:46:00Z" w16du:dateUtc="2026-03-23T20:46:00Z">
        <w:r w:rsidDel="005E1770">
          <w:delText>presents various aspects of</w:delText>
        </w:r>
      </w:del>
      <w:ins w:id="173" w:author="Zhao, Shanshan (NIH/NIEHS) [E]" w:date="2026-03-23T16:46:00Z" w16du:dateUtc="2026-03-23T20:46:00Z">
        <w:r w:rsidR="005E1770">
          <w:t>the</w:t>
        </w:r>
      </w:ins>
      <w:r>
        <w:t xml:space="preserve"> data structure, </w:t>
      </w:r>
      <w:del w:id="174" w:author="Zhao, Shanshan (NIH/NIEHS) [E]" w:date="2026-03-23T16:46:00Z" w16du:dateUtc="2026-03-23T20:46:00Z">
        <w:r w:rsidDel="005E1770">
          <w:delText>visualizes the</w:delText>
        </w:r>
      </w:del>
      <w:ins w:id="175" w:author="Zhao, Shanshan (NIH/NIEHS) [E]" w:date="2026-03-23T16:46:00Z" w16du:dateUtc="2026-03-23T20:46:00Z">
        <w:r w:rsidR="005E1770">
          <w:t>with a particular emphasis on</w:t>
        </w:r>
      </w:ins>
      <w:r>
        <w:t xml:space="preserve"> time-</w:t>
      </w:r>
      <w:ins w:id="176" w:author="Zhao, Shanshan (NIH/NIEHS) [E]" w:date="2026-03-23T16:46:00Z" w16du:dateUtc="2026-03-23T20:46:00Z">
        <w:r w:rsidR="005E1770">
          <w:t xml:space="preserve">varying </w:t>
        </w:r>
      </w:ins>
      <w:del w:id="177" w:author="Zhao, Shanshan (NIH/NIEHS) [E]" w:date="2026-03-23T16:46:00Z" w16du:dateUtc="2026-03-23T20:46:00Z">
        <w:r w:rsidDel="005E1770">
          <w:delText xml:space="preserve">dependent </w:delText>
        </w:r>
      </w:del>
      <w:r>
        <w:t>correlation</w:t>
      </w:r>
      <w:ins w:id="178" w:author="Zhao, Shanshan (NIH/NIEHS) [E]" w:date="2026-03-23T16:46:00Z" w16du:dateUtc="2026-03-23T20:46:00Z">
        <w:r w:rsidR="005E1770">
          <w:t>s</w:t>
        </w:r>
      </w:ins>
      <w:r>
        <w:t xml:space="preserve">, and is </w:t>
      </w:r>
      <w:ins w:id="179" w:author="Zhao, Shanshan (NIH/NIEHS) [E]" w:date="2026-03-23T16:46:00Z" w16du:dateUtc="2026-03-23T20:46:00Z">
        <w:r w:rsidR="005E1770">
          <w:t xml:space="preserve">designed for </w:t>
        </w:r>
      </w:ins>
      <w:r>
        <w:t xml:space="preserve">easy </w:t>
      </w:r>
      <w:del w:id="180" w:author="Zhao, Shanshan (NIH/NIEHS) [E]" w:date="2026-03-23T16:46:00Z" w16du:dateUtc="2026-03-23T20:46:00Z">
        <w:r w:rsidDel="005E1770">
          <w:delText>to operate even for users</w:delText>
        </w:r>
      </w:del>
      <w:ins w:id="181" w:author="Zhao, Shanshan (NIH/NIEHS) [E]" w:date="2026-03-23T16:46:00Z" w16du:dateUtc="2026-03-23T20:46:00Z">
        <w:r w:rsidR="005E1770">
          <w:t>use by researchers</w:t>
        </w:r>
      </w:ins>
      <w:r>
        <w:t xml:space="preserve"> without </w:t>
      </w:r>
      <w:ins w:id="182" w:author="Zhao, Shanshan (NIH/NIEHS) [E]" w:date="2026-03-23T16:46:00Z" w16du:dateUtc="2026-03-23T20:46:00Z">
        <w:r w:rsidR="005E1770">
          <w:t xml:space="preserve">extensive </w:t>
        </w:r>
      </w:ins>
      <w:r>
        <w:t>statistical or</w:t>
      </w:r>
      <w:ins w:id="183" w:author="Zhao, Shanshan (NIH/NIEHS) [E]" w:date="2026-03-23T16:47:00Z" w16du:dateUtc="2026-03-23T20:47:00Z">
        <w:r w:rsidR="005E1770">
          <w:t xml:space="preserve"> </w:t>
        </w:r>
      </w:ins>
      <w:del w:id="184" w:author="Zhao, Shanshan (NIH/NIEHS) [E]" w:date="2026-03-23T16:46:00Z" w16du:dateUtc="2026-03-23T20:46:00Z">
        <w:r w:rsidDel="005E1770">
          <w:delText xml:space="preserve"> coding</w:delText>
        </w:r>
      </w:del>
      <w:ins w:id="185" w:author="Zhao, Shanshan (NIH/NIEHS) [E]" w:date="2026-03-23T16:46:00Z" w16du:dateUtc="2026-03-23T20:46:00Z">
        <w:r w:rsidR="005E1770">
          <w:t>pro</w:t>
        </w:r>
      </w:ins>
      <w:ins w:id="186" w:author="Zhao, Shanshan (NIH/NIEHS) [E]" w:date="2026-03-23T16:47:00Z" w16du:dateUtc="2026-03-23T20:47:00Z">
        <w:r w:rsidR="005E1770">
          <w:t xml:space="preserve">gramming </w:t>
        </w:r>
      </w:ins>
      <w:del w:id="187" w:author="Zhao, Shanshan (NIH/NIEHS) [E]" w:date="2026-03-23T16:47:00Z" w16du:dateUtc="2026-03-23T20:47:00Z">
        <w:r w:rsidDel="005E1770">
          <w:delText xml:space="preserve"> </w:delText>
        </w:r>
      </w:del>
      <w:r>
        <w:t>background.</w:t>
      </w:r>
    </w:p>
    <w:bookmarkEnd w:id="2"/>
    <w:p w14:paraId="276EB05C" w14:textId="77777777" w:rsidR="005E1770" w:rsidRDefault="005E1770">
      <w:pPr>
        <w:pStyle w:val="BodyText"/>
      </w:pPr>
    </w:p>
    <w:p w14:paraId="71D041CA" w14:textId="388D8DD5" w:rsidR="00F35CE4" w:rsidDel="00DE44BF" w:rsidRDefault="00000000">
      <w:pPr>
        <w:pStyle w:val="BodyText"/>
        <w:rPr>
          <w:del w:id="188" w:author="Zhao, Shanshan (NIH/NIEHS) [E]" w:date="2026-03-23T16:30:00Z" w16du:dateUtc="2026-03-23T20:30:00Z"/>
        </w:rPr>
      </w:pPr>
      <w:commentRangeStart w:id="189"/>
      <w:del w:id="190" w:author="Zhao, Shanshan (NIH/NIEHS) [E]" w:date="2026-03-23T16:30:00Z" w16du:dateUtc="2026-03-23T20:30:00Z">
        <w:r w:rsidDel="00DE44BF">
          <w:delText>While exploration of data largely depend on graphic visualization, making such graphs demands high technical skills (e.g. programming, usage of specific software). As a result, domain experts without easy access to these techniques, are often discouraged from these tools that could significantly improve analysis efficiency. In interdisciplinary collaborations and/or public communication, these technicalities often cause communication barriers. The lack of intuitive, interpretable representation of information causes difficult in comprehension, and as a consequence discourages collaborators and audience from raising questions and feedback. Moreover, existing exploratory analysis are perceived as isolated summary tables and graphs, instead of a complete workflow. Different visualization schemes or summary statistics that can reflect different aspects of the same dataset are presented separately for the sole purpose of supporting more advanced analysis, and are rarely cross-reference. There also lacks a standardize EDA workflow, leaving the choice of methods largely up to discretion. The partiality and inconsistency does not help investigator to view the evidence integrally or objectively.</w:delText>
        </w:r>
      </w:del>
    </w:p>
    <w:p w14:paraId="5D78DE17" w14:textId="77777777" w:rsidR="00F35CE4" w:rsidRDefault="00000000">
      <w:pPr>
        <w:pStyle w:val="Heading2"/>
      </w:pPr>
      <w:bookmarkStart w:id="191" w:name="previous-work"/>
      <w:bookmarkEnd w:id="1"/>
      <w:bookmarkEnd w:id="3"/>
      <w:r>
        <w:rPr>
          <w:rStyle w:val="SectionNumber"/>
        </w:rPr>
        <w:t>1.2</w:t>
      </w:r>
      <w:r>
        <w:tab/>
        <w:t>Previous work</w:t>
      </w:r>
      <w:commentRangeEnd w:id="189"/>
      <w:r w:rsidR="001B2627">
        <w:rPr>
          <w:rStyle w:val="CommentReference"/>
          <w:sz w:val="32"/>
          <w:szCs w:val="32"/>
        </w:rPr>
        <w:commentReference w:id="189"/>
      </w:r>
    </w:p>
    <w:p w14:paraId="00ECEE01" w14:textId="507B7BDF" w:rsidR="00F35CE4" w:rsidRDefault="00000000">
      <w:pPr>
        <w:pStyle w:val="FirstParagraph"/>
      </w:pPr>
      <w:del w:id="192" w:author="Zhao, Shanshan (NIH/NIEHS) [E]" w:date="2026-03-24T11:39:00Z" w16du:dateUtc="2026-03-24T15:39:00Z">
        <w:r w:rsidDel="001B2627">
          <w:delText>The structure of m</w:delText>
        </w:r>
      </w:del>
      <w:ins w:id="193" w:author="Zhao, Shanshan (NIH/NIEHS) [E]" w:date="2026-03-24T11:39:00Z" w16du:dateUtc="2026-03-24T15:39:00Z">
        <w:r w:rsidR="001B2627">
          <w:t>M</w:t>
        </w:r>
      </w:ins>
      <w:r>
        <w:t xml:space="preserve">ultivariate longitudianl </w:t>
      </w:r>
      <w:del w:id="194" w:author="Zhao, Shanshan (NIH/NIEHS) [E]" w:date="2026-03-24T11:39:00Z" w16du:dateUtc="2026-03-24T15:39:00Z">
        <w:r w:rsidDel="001B2627">
          <w:delText>datasets prohibits</w:delText>
        </w:r>
      </w:del>
      <w:ins w:id="195" w:author="Zhao, Shanshan (NIH/NIEHS) [E]" w:date="2026-03-24T11:39:00Z" w16du:dateUtc="2026-03-24T15:39:00Z">
        <w:r w:rsidR="001B2627">
          <w:t>data are characterized by</w:t>
        </w:r>
      </w:ins>
      <w:r>
        <w:t xml:space="preserve"> both mu</w:t>
      </w:r>
      <w:ins w:id="196" w:author="Zhao, Shanshan (NIH/NIEHS) [E]" w:date="2026-03-24T11:39:00Z" w16du:dateUtc="2026-03-24T15:39:00Z">
        <w:r w:rsidR="001B2627">
          <w:t>lti-</w:t>
        </w:r>
      </w:ins>
      <w:del w:id="197" w:author="Zhao, Shanshan (NIH/NIEHS) [E]" w:date="2026-03-24T11:39:00Z" w16du:dateUtc="2026-03-24T15:39:00Z">
        <w:r w:rsidDel="001B2627">
          <w:delText>tli-</w:delText>
        </w:r>
      </w:del>
      <w:r>
        <w:t>dimensionality and temporal evolution</w:t>
      </w:r>
      <w:ins w:id="198" w:author="Zhao, Shanshan (NIH/NIEHS) [E]" w:date="2026-03-24T11:41:00Z" w16du:dateUtc="2026-03-24T15:41:00Z">
        <w:r w:rsidR="001B2627">
          <w:t>, which pose challenges for</w:t>
        </w:r>
      </w:ins>
      <w:del w:id="199" w:author="Zhao, Shanshan (NIH/NIEHS) [E]" w:date="2026-03-24T11:41:00Z" w16du:dateUtc="2026-03-24T15:41:00Z">
        <w:r w:rsidDel="001B2627">
          <w:delText>. However,</w:delText>
        </w:r>
      </w:del>
      <w:r>
        <w:t xml:space="preserve"> </w:t>
      </w:r>
      <w:del w:id="200" w:author="Zhao, Shanshan (NIH/NIEHS) [E]" w:date="2026-03-24T11:41:00Z" w16du:dateUtc="2026-03-24T15:41:00Z">
        <w:r w:rsidDel="001B2627">
          <w:delText xml:space="preserve">existing </w:delText>
        </w:r>
      </w:del>
      <w:r>
        <w:t>EDA</w:t>
      </w:r>
      <w:ins w:id="201" w:author="Zhao, Shanshan (NIH/NIEHS) [E]" w:date="2026-03-24T11:41:00Z" w16du:dateUtc="2026-03-24T15:41:00Z">
        <w:r w:rsidR="001B2627">
          <w:t>. Traditional EDA</w:t>
        </w:r>
      </w:ins>
      <w:r>
        <w:t xml:space="preserve"> methods are largely </w:t>
      </w:r>
      <w:del w:id="202" w:author="Zhao, Shanshan (NIH/NIEHS) [E]" w:date="2026-03-24T11:41:00Z" w16du:dateUtc="2026-03-24T15:41:00Z">
        <w:r w:rsidDel="001B2627">
          <w:delText>based on</w:delText>
        </w:r>
      </w:del>
      <w:ins w:id="203" w:author="Zhao, Shanshan (NIH/NIEHS) [E]" w:date="2026-03-24T11:41:00Z" w16du:dateUtc="2026-03-24T15:41:00Z">
        <w:r w:rsidR="001B2627">
          <w:t>for</w:t>
        </w:r>
      </w:ins>
      <w:r>
        <w:t xml:space="preserve"> </w:t>
      </w:r>
      <w:del w:id="204" w:author="Zhao, Shanshan (NIH/NIEHS) [E]" w:date="2026-03-24T11:41:00Z" w16du:dateUtc="2026-03-24T15:41:00Z">
        <w:r w:rsidDel="001B2627">
          <w:delText>single variable/</w:delText>
        </w:r>
      </w:del>
      <w:r>
        <w:t>univariate or pairwise</w:t>
      </w:r>
      <w:del w:id="205" w:author="Zhao, Shanshan (NIH/NIEHS) [E]" w:date="2026-03-24T11:42:00Z" w16du:dateUtc="2026-03-24T15:42:00Z">
        <w:r w:rsidDel="001B2627">
          <w:delText>/bivariate</w:delText>
        </w:r>
      </w:del>
      <w:r>
        <w:t xml:space="preserve"> examination</w:t>
      </w:r>
      <w:ins w:id="206" w:author="Zhao, Shanshan (NIH/NIEHS) [E]" w:date="2026-03-24T11:42:00Z" w16du:dateUtc="2026-03-24T15:42:00Z">
        <w:r w:rsidR="001B2627">
          <w:t>s</w:t>
        </w:r>
      </w:ins>
      <w:r>
        <w:t xml:space="preserve">. Summary statistics (e.g., mean, standard deviation) and plots (e.g. boxplots, histograms) can summarize the distribution </w:t>
      </w:r>
      <w:ins w:id="207" w:author="Zhao, Shanshan (NIH/NIEHS) [E]" w:date="2026-03-24T11:44:00Z" w16du:dateUtc="2026-03-24T15:44:00Z">
        <w:r w:rsidR="001B2627">
          <w:t xml:space="preserve">of individual variables at each </w:t>
        </w:r>
      </w:ins>
      <w:del w:id="208" w:author="Zhao, Shanshan (NIH/NIEHS) [E]" w:date="2026-03-24T11:44:00Z" w16du:dateUtc="2026-03-24T15:44:00Z">
        <w:r w:rsidDel="001B2627">
          <w:delText xml:space="preserve">of variables one by one and time point by </w:delText>
        </w:r>
      </w:del>
      <w:r>
        <w:t>time point</w:t>
      </w:r>
      <w:del w:id="209" w:author="Zhao, Shanshan (NIH/NIEHS) [E]" w:date="2026-03-24T11:44:00Z" w16du:dateUtc="2026-03-24T15:44:00Z">
        <w:r w:rsidDel="001B2627">
          <w:delText>. The</w:delText>
        </w:r>
      </w:del>
      <w:ins w:id="210" w:author="Zhao, Shanshan (NIH/NIEHS) [E]" w:date="2026-03-24T11:44:00Z" w16du:dateUtc="2026-03-24T15:44:00Z">
        <w:r w:rsidR="001B2627">
          <w:t>, while</w:t>
        </w:r>
      </w:ins>
      <w:r>
        <w:t xml:space="preserve"> association</w:t>
      </w:r>
      <w:ins w:id="211" w:author="Zhao, Shanshan (NIH/NIEHS) [E]" w:date="2026-03-24T11:45:00Z" w16du:dateUtc="2026-03-24T15:45:00Z">
        <w:r w:rsidR="001B2627">
          <w:t>s</w:t>
        </w:r>
      </w:ins>
      <w:r>
        <w:t xml:space="preserve"> between variables </w:t>
      </w:r>
      <w:ins w:id="212" w:author="Zhao, Shanshan (NIH/NIEHS) [E]" w:date="2026-03-24T11:45:00Z" w16du:dateUtc="2026-03-24T15:45:00Z">
        <w:r w:rsidR="001B2627">
          <w:t>are</w:t>
        </w:r>
      </w:ins>
      <w:del w:id="213" w:author="Zhao, Shanshan (NIH/NIEHS) [E]" w:date="2026-03-24T11:45:00Z" w16du:dateUtc="2026-03-24T15:45:00Z">
        <w:r w:rsidDel="001B2627">
          <w:delText>is</w:delText>
        </w:r>
      </w:del>
      <w:r>
        <w:t xml:space="preserve"> often presented </w:t>
      </w:r>
      <w:del w:id="214" w:author="Zhao, Shanshan (NIH/NIEHS) [E]" w:date="2026-03-24T11:45:00Z" w16du:dateUtc="2026-03-24T15:45:00Z">
        <w:r w:rsidDel="001B2627">
          <w:delText>by bivariate representation</w:delText>
        </w:r>
      </w:del>
      <w:ins w:id="215" w:author="Zhao, Shanshan (NIH/NIEHS) [E]" w:date="2026-03-24T11:45:00Z" w16du:dateUtc="2026-03-24T15:45:00Z">
        <w:r w:rsidR="001B2627">
          <w:t>pairwisely</w:t>
        </w:r>
      </w:ins>
      <w:r>
        <w:t xml:space="preserve"> in matrix form, such as correlation matrix, scatterplot matrix or heatmaps. </w:t>
      </w:r>
      <w:del w:id="216" w:author="Zhao, Shanshan (NIH/NIEHS) [E]" w:date="2026-03-24T11:46:00Z" w16du:dateUtc="2026-03-24T15:46:00Z">
        <w:r w:rsidDel="001B2627">
          <w:delText xml:space="preserve">These methods </w:delText>
        </w:r>
      </w:del>
      <w:ins w:id="217" w:author="Zhao, Shanshan (NIH/NIEHS) [E]" w:date="2026-03-24T11:46:00Z" w16du:dateUtc="2026-03-24T15:46:00Z">
        <w:r w:rsidR="001B2627">
          <w:t xml:space="preserve">Although </w:t>
        </w:r>
      </w:ins>
      <w:del w:id="218" w:author="Zhao, Shanshan (NIH/NIEHS) [E]" w:date="2026-03-24T11:46:00Z" w16du:dateUtc="2026-03-24T15:46:00Z">
        <w:r w:rsidDel="001B2627">
          <w:delText>work well on</w:delText>
        </w:r>
      </w:del>
      <w:ins w:id="219" w:author="Zhao, Shanshan (NIH/NIEHS) [E]" w:date="2026-03-24T11:46:00Z" w16du:dateUtc="2026-03-24T15:46:00Z">
        <w:r w:rsidR="001B2627">
          <w:t>effective for</w:t>
        </w:r>
      </w:ins>
      <w:r>
        <w:t xml:space="preserve"> </w:t>
      </w:r>
      <w:ins w:id="220" w:author="Zhao, Shanshan (NIH/NIEHS) [E]" w:date="2026-03-24T11:46:00Z" w16du:dateUtc="2026-03-24T15:46:00Z">
        <w:r w:rsidR="001B2627">
          <w:t>low</w:t>
        </w:r>
      </w:ins>
      <w:del w:id="221" w:author="Zhao, Shanshan (NIH/NIEHS) [E]" w:date="2026-03-24T11:46:00Z" w16du:dateUtc="2026-03-24T15:46:00Z">
        <w:r w:rsidDel="001B2627">
          <w:delText>small</w:delText>
        </w:r>
      </w:del>
      <w:r>
        <w:t xml:space="preserve">- </w:t>
      </w:r>
      <w:ins w:id="222" w:author="Zhao, Shanshan (NIH/NIEHS) [E]" w:date="2026-03-24T11:46:00Z" w16du:dateUtc="2026-03-24T15:46:00Z">
        <w:r w:rsidR="001B2627">
          <w:t>to</w:t>
        </w:r>
      </w:ins>
      <w:del w:id="223" w:author="Zhao, Shanshan (NIH/NIEHS) [E]" w:date="2026-03-24T11:46:00Z" w16du:dateUtc="2026-03-24T15:46:00Z">
        <w:r w:rsidDel="001B2627">
          <w:delText>or</w:delText>
        </w:r>
      </w:del>
      <w:r>
        <w:t xml:space="preserve"> </w:t>
      </w:r>
      <w:ins w:id="224" w:author="Zhao, Shanshan (NIH/NIEHS) [E]" w:date="2026-03-24T11:46:00Z" w16du:dateUtc="2026-03-24T15:46:00Z">
        <w:r w:rsidR="001B2627">
          <w:t>moderate</w:t>
        </w:r>
      </w:ins>
      <w:del w:id="225" w:author="Zhao, Shanshan (NIH/NIEHS) [E]" w:date="2026-03-24T11:46:00Z" w16du:dateUtc="2026-03-24T15:46:00Z">
        <w:r w:rsidDel="001B2627">
          <w:delText>medium</w:delText>
        </w:r>
      </w:del>
      <w:r>
        <w:t>-dimensional datasets</w:t>
      </w:r>
      <w:del w:id="226" w:author="Zhao, Shanshan (NIH/NIEHS) [E]" w:date="2026-03-24T11:47:00Z" w16du:dateUtc="2026-03-24T15:47:00Z">
        <w:r w:rsidDel="001B2627">
          <w:delText>. However, the increasing dimensionality rapidly expands the information to summarize. The naive method</w:delText>
        </w:r>
      </w:del>
      <w:ins w:id="227" w:author="Zhao, Shanshan (NIH/NIEHS) [E]" w:date="2026-03-24T11:47:00Z" w16du:dateUtc="2026-03-24T15:47:00Z">
        <w:r w:rsidR="001B2627">
          <w:t>, these approaches</w:t>
        </w:r>
      </w:ins>
      <w:r>
        <w:t xml:space="preserve"> </w:t>
      </w:r>
      <w:del w:id="228" w:author="Zhao, Shanshan (NIH/NIEHS) [E]" w:date="2026-03-24T11:49:00Z" w16du:dateUtc="2026-03-24T15:49:00Z">
        <w:r w:rsidDel="001B2627">
          <w:delText xml:space="preserve">above quickly </w:delText>
        </w:r>
      </w:del>
      <w:r>
        <w:t>become infeasible</w:t>
      </w:r>
      <w:ins w:id="229" w:author="Zhao, Shanshan (NIH/NIEHS) [E]" w:date="2026-03-24T11:49:00Z" w16du:dateUtc="2026-03-24T15:49:00Z">
        <w:r w:rsidR="001B2627">
          <w:t xml:space="preserve"> as dimensionality increases</w:t>
        </w:r>
      </w:ins>
      <w:r>
        <w:t xml:space="preserve">, </w:t>
      </w:r>
      <w:del w:id="230" w:author="Zhao, Shanshan (NIH/NIEHS) [E]" w:date="2026-03-24T11:49:00Z" w16du:dateUtc="2026-03-24T15:49:00Z">
        <w:r w:rsidDel="001B2627">
          <w:delText xml:space="preserve">because </w:delText>
        </w:r>
      </w:del>
      <w:ins w:id="231" w:author="Zhao, Shanshan (NIH/NIEHS) [E]" w:date="2026-03-24T11:49:00Z" w16du:dateUtc="2026-03-24T15:49:00Z">
        <w:r w:rsidR="001B2627">
          <w:t xml:space="preserve">due to </w:t>
        </w:r>
      </w:ins>
      <w:r>
        <w:t>the</w:t>
      </w:r>
      <w:ins w:id="232" w:author="Zhao, Shanshan (NIH/NIEHS) [E]" w:date="2026-03-24T11:50:00Z" w16du:dateUtc="2026-03-24T15:50:00Z">
        <w:r w:rsidR="001B2627">
          <w:t xml:space="preserve"> rapid growth of</w:t>
        </w:r>
      </w:ins>
      <w:del w:id="233" w:author="Zhao, Shanshan (NIH/NIEHS) [E]" w:date="2026-03-24T11:50:00Z" w16du:dateUtc="2026-03-24T15:50:00Z">
        <w:r w:rsidDel="001B2627">
          <w:delText xml:space="preserve"> density of</w:delText>
        </w:r>
      </w:del>
      <w:r>
        <w:t xml:space="preserve"> information </w:t>
      </w:r>
      <w:del w:id="234" w:author="Zhao, Shanshan (NIH/NIEHS) [E]" w:date="2026-03-24T11:50:00Z" w16du:dateUtc="2026-03-24T15:50:00Z">
        <w:r w:rsidDel="001B2627">
          <w:delText>becomes too overwhelming for human eyes</w:delText>
        </w:r>
      </w:del>
      <w:ins w:id="235" w:author="Zhao, Shanshan (NIH/NIEHS) [E]" w:date="2026-03-24T11:50:00Z" w16du:dateUtc="2026-03-24T15:50:00Z">
        <w:r w:rsidR="001B2627">
          <w:t>to be processed</w:t>
        </w:r>
      </w:ins>
      <w:r>
        <w:t xml:space="preserve">. In addition, these </w:t>
      </w:r>
      <w:del w:id="236" w:author="Zhao, Shanshan (NIH/NIEHS) [E]" w:date="2026-03-24T11:52:00Z" w16du:dateUtc="2026-03-24T15:52:00Z">
        <w:r w:rsidDel="001B2627">
          <w:delText xml:space="preserve">tools </w:delText>
        </w:r>
      </w:del>
      <w:ins w:id="237" w:author="Zhao, Shanshan (NIH/NIEHS) [E]" w:date="2026-03-24T11:52:00Z" w16du:dateUtc="2026-03-24T15:52:00Z">
        <w:r w:rsidR="001B2627">
          <w:t xml:space="preserve">summaries </w:t>
        </w:r>
      </w:ins>
      <w:r>
        <w:t xml:space="preserve">are </w:t>
      </w:r>
      <w:del w:id="238" w:author="Zhao, Shanshan (NIH/NIEHS) [E]" w:date="2026-03-24T11:51:00Z" w16du:dateUtc="2026-03-24T15:51:00Z">
        <w:r w:rsidDel="001B2627">
          <w:delText xml:space="preserve">also </w:delText>
        </w:r>
      </w:del>
      <w:r>
        <w:t xml:space="preserve">static and </w:t>
      </w:r>
      <w:del w:id="239" w:author="Zhao, Shanshan (NIH/NIEHS) [E]" w:date="2026-03-24T11:51:00Z" w16du:dateUtc="2026-03-24T15:51:00Z">
        <w:r w:rsidDel="001B2627">
          <w:delText xml:space="preserve">cannot </w:delText>
        </w:r>
      </w:del>
      <w:ins w:id="240" w:author="Zhao, Shanshan (NIH/NIEHS) [E]" w:date="2026-03-24T11:51:00Z" w16du:dateUtc="2026-03-24T15:51:00Z">
        <w:r w:rsidR="001B2627">
          <w:t xml:space="preserve">do not directly </w:t>
        </w:r>
      </w:ins>
      <w:r>
        <w:t xml:space="preserve">reflect temporal changes. </w:t>
      </w:r>
      <w:del w:id="241" w:author="Zhao, Shanshan (NIH/NIEHS) [E]" w:date="2026-03-24T11:51:00Z" w16du:dateUtc="2026-03-24T15:51:00Z">
        <w:r w:rsidDel="001B2627">
          <w:delText>With the extra complexity of time</w:delText>
        </w:r>
      </w:del>
      <w:ins w:id="242" w:author="Zhao, Shanshan (NIH/NIEHS) [E]" w:date="2026-03-24T11:51:00Z" w16du:dateUtc="2026-03-24T15:51:00Z">
        <w:r w:rsidR="001B2627">
          <w:t>To accommo</w:t>
        </w:r>
      </w:ins>
      <w:ins w:id="243" w:author="Zhao, Shanshan (NIH/NIEHS) [E]" w:date="2026-03-24T11:52:00Z" w16du:dateUtc="2026-03-24T15:52:00Z">
        <w:r w:rsidR="001B2627">
          <w:t>date the time-varying feature</w:t>
        </w:r>
      </w:ins>
      <w:r>
        <w:t>, they have to be reproduced at every time point</w:t>
      </w:r>
      <w:del w:id="244" w:author="Zhao, Shanshan (NIH/NIEHS) [E]" w:date="2026-03-24T11:53:00Z" w16du:dateUtc="2026-03-24T15:53:00Z">
        <w:r w:rsidDel="001B2627">
          <w:delText xml:space="preserve">. Investigators are required </w:delText>
        </w:r>
      </w:del>
      <w:ins w:id="245" w:author="Zhao, Shanshan (NIH/NIEHS) [E]" w:date="2026-03-24T11:53:00Z" w16du:dateUtc="2026-03-24T15:53:00Z">
        <w:r w:rsidR="001B2627">
          <w:t xml:space="preserve">, requiring constant </w:t>
        </w:r>
      </w:ins>
      <w:del w:id="246" w:author="Zhao, Shanshan (NIH/NIEHS) [E]" w:date="2026-03-24T11:53:00Z" w16du:dateUtc="2026-03-24T15:53:00Z">
        <w:r w:rsidDel="001B2627">
          <w:delText xml:space="preserve">to flip back and forth across slices for </w:delText>
        </w:r>
      </w:del>
      <w:r>
        <w:t>examination and comparison</w:t>
      </w:r>
      <w:ins w:id="247" w:author="Zhao, Shanshan (NIH/NIEHS) [E]" w:date="2026-03-24T11:53:00Z" w16du:dateUtc="2026-03-24T15:53:00Z">
        <w:r w:rsidR="001B2627">
          <w:t xml:space="preserve"> across time slices</w:t>
        </w:r>
      </w:ins>
      <w:r>
        <w:t xml:space="preserve">. Such operation is </w:t>
      </w:r>
      <w:del w:id="248" w:author="Zhao, Shanshan (NIH/NIEHS) [E]" w:date="2026-03-24T11:53:00Z" w16du:dateUtc="2026-03-24T15:53:00Z">
        <w:r w:rsidDel="001B2627">
          <w:delText>not a good fit for information processing in human brain, as its time-consuming and repetitive</w:delText>
        </w:r>
      </w:del>
      <w:ins w:id="249" w:author="Zhao, Shanshan (NIH/NIEHS) [E]" w:date="2026-03-24T11:53:00Z" w16du:dateUtc="2026-03-24T15:53:00Z">
        <w:r w:rsidR="001B2627">
          <w:t>inefficient</w:t>
        </w:r>
      </w:ins>
      <w:del w:id="250" w:author="Zhao, Shanshan (NIH/NIEHS) [E]" w:date="2026-03-24T11:54:00Z" w16du:dateUtc="2026-03-24T15:54:00Z">
        <w:r w:rsidDel="001B2627">
          <w:delText>, which</w:delText>
        </w:r>
      </w:del>
      <w:ins w:id="251" w:author="Zhao, Shanshan (NIH/NIEHS) [E]" w:date="2026-03-24T11:54:00Z" w16du:dateUtc="2026-03-24T15:54:00Z">
        <w:r w:rsidR="001B2627">
          <w:t xml:space="preserve"> and</w:t>
        </w:r>
      </w:ins>
      <w:r>
        <w:t xml:space="preserve"> </w:t>
      </w:r>
      <w:del w:id="252" w:author="Zhao, Shanshan (NIH/NIEHS) [E]" w:date="2026-03-24T11:54:00Z" w16du:dateUtc="2026-03-24T15:54:00Z">
        <w:r w:rsidDel="001B2627">
          <w:delText>increase the likelihood</w:delText>
        </w:r>
      </w:del>
      <w:ins w:id="253" w:author="Zhao, Shanshan (NIH/NIEHS) [E]" w:date="2026-03-24T11:54:00Z" w16du:dateUtc="2026-03-24T15:54:00Z">
        <w:r w:rsidR="001B2627">
          <w:t>result in high chance of</w:t>
        </w:r>
      </w:ins>
      <w:r>
        <w:t xml:space="preserve"> </w:t>
      </w:r>
      <w:del w:id="254" w:author="Zhao, Shanshan (NIH/NIEHS) [E]" w:date="2026-03-24T11:54:00Z" w16du:dateUtc="2026-03-24T15:54:00Z">
        <w:r w:rsidDel="001B2627">
          <w:delText xml:space="preserve">or </w:delText>
        </w:r>
      </w:del>
      <w:r>
        <w:t>error</w:t>
      </w:r>
      <w:ins w:id="255" w:author="Zhao, Shanshan (NIH/NIEHS) [E]" w:date="2026-03-24T11:54:00Z" w16du:dateUtc="2026-03-24T15:54:00Z">
        <w:r w:rsidR="001B2627">
          <w:t>s</w:t>
        </w:r>
      </w:ins>
      <w:r>
        <w:t xml:space="preserve"> </w:t>
      </w:r>
      <w:ins w:id="256" w:author="Zhao, Shanshan (NIH/NIEHS) [E]" w:date="2026-03-24T11:54:00Z" w16du:dateUtc="2026-03-24T15:54:00Z">
        <w:r w:rsidR="001B2627">
          <w:t>and</w:t>
        </w:r>
      </w:ins>
      <w:del w:id="257" w:author="Zhao, Shanshan (NIH/NIEHS) [E]" w:date="2026-03-24T11:54:00Z" w16du:dateUtc="2026-03-24T15:54:00Z">
        <w:r w:rsidDel="001B2627">
          <w:delText>or</w:delText>
        </w:r>
      </w:del>
      <w:r>
        <w:t xml:space="preserve"> negligence.</w:t>
      </w:r>
    </w:p>
    <w:p w14:paraId="1C734115" w14:textId="3986E719" w:rsidR="00F35CE4" w:rsidRDefault="00000000">
      <w:pPr>
        <w:pStyle w:val="BodyText"/>
      </w:pPr>
      <w:del w:id="258" w:author="Zhao, Shanshan (NIH/NIEHS) [E]" w:date="2026-03-24T12:01:00Z" w16du:dateUtc="2026-03-24T16:01:00Z">
        <w:r w:rsidDel="009F1E63">
          <w:delText>Current literature has proposed</w:delText>
        </w:r>
      </w:del>
      <w:ins w:id="259" w:author="Zhao, Shanshan (NIH/NIEHS) [E]" w:date="2026-03-24T12:01:00Z" w16du:dateUtc="2026-03-24T16:01:00Z">
        <w:r w:rsidR="009F1E63">
          <w:t>Some</w:t>
        </w:r>
      </w:ins>
      <w:r>
        <w:t xml:space="preserve"> methods </w:t>
      </w:r>
      <w:ins w:id="260" w:author="Zhao, Shanshan (NIH/NIEHS) [E]" w:date="2026-03-24T12:01:00Z" w16du:dateUtc="2026-03-24T16:01:00Z">
        <w:r w:rsidR="009F1E63">
          <w:t xml:space="preserve">have been proposed </w:t>
        </w:r>
      </w:ins>
      <w:r>
        <w:t>for the visualization of high-dimensional or large-scale data</w:t>
      </w:r>
      <w:del w:id="261" w:author="Zhao, Shanshan (NIH/NIEHS) [E]" w:date="2026-03-24T12:01:00Z" w16du:dateUtc="2026-03-24T16:01:00Z">
        <w:r w:rsidDel="009F1E63">
          <w:delText>. Since the challenge essential stems from scale, it is natural to use</w:delText>
        </w:r>
      </w:del>
      <w:ins w:id="262" w:author="Zhao, Shanshan (NIH/NIEHS) [E]" w:date="2026-03-24T12:01:00Z" w16du:dateUtc="2026-03-24T16:01:00Z">
        <w:r w:rsidR="009F1E63">
          <w:t>, through</w:t>
        </w:r>
      </w:ins>
      <w:r>
        <w:t xml:space="preserve"> dimension reduction techniques. </w:t>
      </w:r>
      <w:commentRangeStart w:id="263"/>
      <w:r>
        <w:t xml:space="preserve">When the goal </w:t>
      </w:r>
      <w:del w:id="264" w:author="Zhao, Shanshan (NIH/NIEHS) [E]" w:date="2026-03-24T12:14:00Z" w16du:dateUtc="2026-03-24T16:14:00Z">
        <w:r w:rsidDel="00531912">
          <w:delText xml:space="preserve">of analysis </w:delText>
        </w:r>
      </w:del>
      <w:r>
        <w:t xml:space="preserve">is to explore </w:t>
      </w:r>
      <w:del w:id="265" w:author="Zhao, Shanshan (NIH/NIEHS) [E]" w:date="2026-03-24T12:15:00Z" w16du:dateUtc="2026-03-24T16:15:00Z">
        <w:r w:rsidDel="00531912">
          <w:delText xml:space="preserve">variable </w:delText>
        </w:r>
      </w:del>
      <w:r>
        <w:t>relationships</w:t>
      </w:r>
      <w:ins w:id="266" w:author="Zhao, Shanshan (NIH/NIEHS) [E]" w:date="2026-03-24T12:15:00Z" w16du:dateUtc="2026-03-24T16:15:00Z">
        <w:r w:rsidR="00531912">
          <w:t xml:space="preserve"> among variables</w:t>
        </w:r>
      </w:ins>
      <w:r>
        <w:t xml:space="preserve">, </w:t>
      </w:r>
      <w:del w:id="267" w:author="Zhao, Shanshan (NIH/NIEHS) [E]" w:date="2026-03-24T12:15:00Z" w16du:dateUtc="2026-03-24T16:15:00Z">
        <w:r w:rsidDel="00531912">
          <w:delText xml:space="preserve">the subject of analysis becomes </w:delText>
        </w:r>
      </w:del>
      <w:r>
        <w:t xml:space="preserve">the correlation matrix </w:t>
      </w:r>
      <w:ins w:id="268" w:author="Zhao, Shanshan (NIH/NIEHS) [E]" w:date="2026-03-24T12:15:00Z" w16du:dateUtc="2026-03-24T16:15:00Z">
        <w:r w:rsidR="00531912">
          <w:t xml:space="preserve">can be used as the primary object of the analysis </w:t>
        </w:r>
      </w:ins>
      <w:r>
        <w:t xml:space="preserve">instead of the data itself. Intuitively, one can also think of the correlation matrix as a dataset where each variable (row) is a subject, and its features are its correlation with other variables (columns). In this case, the correlation matrix essentially becomes a time-dependent dataset with sample size equal to number of features. However, one should be alert that this data violates the assumptions of many dimension reduction techniques designed for regular data matrices, render these methods inapplicable. For example, the rows (variables) are unlikely to be independently distributed like subjects. Moreover, the samples used to calculate correlation are not necessary the same across time, which is a very common case for regular large-scale population-level surveys like the NHANES data(Centers for Disease Control and Prevention and National Center for Health Statistics 2025). These studies consistently collect the same measures, but participants who took the survey change every time. This makes many EDA methods based on longitudinal model inapplicable, such as Group-Based Model Trajectory (GBMT) and Latent Class Mixed Effect Model(Lu, n.d.). To decompose such a dataset, we need a dimension reduction method </w:t>
      </w:r>
      <w:r>
        <w:lastRenderedPageBreak/>
        <w:t>that imposes less assumptions on the data. One such example is Multidimensional Scaling (MDS) (also known as Principal Coordinates Analysis(Gower 1966)). It represents a high-dimensional datasets on a lower-dimensional space, similar to Principal Component Analysis (PCA), but with less rigorous restrictions. MDS does not require linearity nor approximate Gaussian distribution. It is specifically designed to preserve the high-dimensional structure representing pairwise relationships (e.g. distance, correlation), which methods like PCA is not necessarily able to achieve.</w:t>
      </w:r>
      <w:commentRangeEnd w:id="263"/>
      <w:r w:rsidR="00531912">
        <w:rPr>
          <w:rStyle w:val="CommentReference"/>
          <w:sz w:val="24"/>
          <w:szCs w:val="24"/>
        </w:rPr>
        <w:commentReference w:id="263"/>
      </w:r>
    </w:p>
    <w:p w14:paraId="64CAC44C" w14:textId="77777777" w:rsidR="009A5FB2" w:rsidRDefault="00000000">
      <w:pPr>
        <w:pStyle w:val="BodyText"/>
        <w:rPr>
          <w:ins w:id="269" w:author="Zhao, Shanshan (NIH/NIEHS) [E]" w:date="2026-03-24T12:32:00Z" w16du:dateUtc="2026-03-24T16:32:00Z"/>
        </w:rPr>
      </w:pPr>
      <w:commentRangeStart w:id="270"/>
      <w:r>
        <w:t xml:space="preserve">The R package  uses this method visualize a correlation matrices(Kuhn, Jackson, and Cimentada 2022). The MDS process is embedded into the  function. The correlation matrix is represented on a 2D space in a network plot format, where each variable is represented by a node and their coordinates is the output of MDS algorithms. The original value of correlation is also plotted as the edge between nodes, where the magnitude and sign of correlation coefficient are reflected in the thickness, transparency and color of edges. This function offers a clean, comprehensive visualization where variable correlation can be intuitively perceived by their relative positioning-the stronger the correlation is, the closer the variables are positioned to each other. However, it is a static plot and thus is subject to the same repetition procedure mentioned above when visualizing temporal evolution. Other R packages, although not explicitly for correlation, have been developed to combine MDS reduction with network visualization, such as (Csardi and Nepusz 2005). One can also implement the two steps separately-generate coordinates with MDS first and then plot variables in a network. R built-in function (R Core Team 2025), packages (Venables and Ripley 2002) and (Mair, Groenen, and de Leeuw 2022) are good tools for implementing MDS and its many variations. Then we could make network plots with packages like (Csardi and Nepusz 2005) and (Wickham 2016). However, these packages also have limitations in representing temporal evolution-they can only represent one time point at a time. Integration over time requires additional tool to combine slices into graphic interchange format or animation. There have been a few packages developed for interactive or dynamic visualization, such as (Bender-deMoll 2024) and (Butts et al. 2024). These packages do not require repetition of the entire process, but the data has to be formatted carefully such that time-varying features are explicitly specified for each time point. </w:t>
      </w:r>
      <w:commentRangeEnd w:id="270"/>
      <w:r w:rsidR="009A5FB2">
        <w:rPr>
          <w:rStyle w:val="CommentReference"/>
          <w:sz w:val="24"/>
          <w:szCs w:val="24"/>
        </w:rPr>
        <w:commentReference w:id="270"/>
      </w:r>
    </w:p>
    <w:p w14:paraId="0C947642" w14:textId="1C9E224A" w:rsidR="00F35CE4" w:rsidRDefault="00000000">
      <w:pPr>
        <w:pStyle w:val="BodyText"/>
      </w:pPr>
      <w:commentRangeStart w:id="271"/>
      <w:r>
        <w:t xml:space="preserve">All the packages mentioned require </w:t>
      </w:r>
      <w:ins w:id="272" w:author="Zhao, Shanshan (NIH/NIEHS) [E]" w:date="2026-03-24T12:36:00Z" w16du:dateUtc="2026-03-24T16:36:00Z">
        <w:r w:rsidR="009A5FB2">
          <w:t xml:space="preserve">careful data management and substantial </w:t>
        </w:r>
      </w:ins>
      <w:del w:id="273" w:author="Zhao, Shanshan (NIH/NIEHS) [E]" w:date="2026-03-24T12:36:00Z" w16du:dateUtc="2026-03-24T16:36:00Z">
        <w:r w:rsidDel="009A5FB2">
          <w:delText xml:space="preserve">high technical ability, such as fluency in </w:delText>
        </w:r>
      </w:del>
      <w:r>
        <w:t xml:space="preserve">R programming </w:t>
      </w:r>
      <w:del w:id="274" w:author="Zhao, Shanshan (NIH/NIEHS) [E]" w:date="2026-03-24T12:36:00Z" w16du:dateUtc="2026-03-24T16:36:00Z">
        <w:r w:rsidDel="009A5FB2">
          <w:delText>and understanding of data structure</w:delText>
        </w:r>
      </w:del>
      <w:ins w:id="275" w:author="Zhao, Shanshan (NIH/NIEHS) [E]" w:date="2026-03-24T12:36:00Z" w16du:dateUtc="2026-03-24T16:36:00Z">
        <w:r w:rsidR="009A5FB2">
          <w:t>expertise, such that d</w:t>
        </w:r>
      </w:ins>
      <w:del w:id="276" w:author="Zhao, Shanshan (NIH/NIEHS) [E]" w:date="2026-03-24T12:36:00Z" w16du:dateUtc="2026-03-24T16:36:00Z">
        <w:r w:rsidDel="009A5FB2">
          <w:delText>. They are not friendly to users without much technical background or coding experience, such as domain scientists or public user. As a result, d</w:delText>
        </w:r>
      </w:del>
      <w:r>
        <w:t>omain experts without easy access to these techniques are often discouraged from these tools that could significantly improve analysis efficiency. In interdisciplinary collaborations and/or public communication, these technicalities often cause communication barriers. The lack of intuitive, interpretable representation of information causes difficult in comprehension, and as a consequence discourages collaborators and audience from raising questions and feedback.</w:t>
      </w:r>
      <w:commentRangeEnd w:id="271"/>
      <w:r w:rsidR="007E5408">
        <w:rPr>
          <w:rStyle w:val="CommentReference"/>
          <w:sz w:val="24"/>
          <w:szCs w:val="24"/>
        </w:rPr>
        <w:commentReference w:id="271"/>
      </w:r>
    </w:p>
    <w:p w14:paraId="368986B9" w14:textId="77777777" w:rsidR="00F35CE4" w:rsidRDefault="00000000">
      <w:pPr>
        <w:pStyle w:val="BodyText"/>
      </w:pPr>
      <w:r>
        <w:t xml:space="preserve">Another shortcoming of existing EDA tools is their lack of coherence and interactivity. Each analysis methods are often implemented in isolation, producing single figure or summary statistics reflecting only a small component of the entire dataset. In practice, we often desire an integrated view of the entire dataset, especially with complicated data structure. Cross-reference across different components of data is frequently needed but not </w:t>
      </w:r>
      <w:r>
        <w:lastRenderedPageBreak/>
        <w:t>sufficiently supported by the existing exploratory analysis scheme. A more fluid, interactive workflow could release these operation burdens and thus improve efficiency of analysis. It can also overcome interdisciplinary communication barrier when accompanied with intuitive representation. Existing literature has demonstrated the preference toward interactive tools (Lakkaraju et al. 2022). Unfortunately, development in this areas has been sparse, with existing work largely restricted to non-exploratory modeling or univariate and bivariate summary (Saxena, n.d.), or generative AI applications based on black-box deep learning. There also lacks a standardize EDA workflow, leaving the choice of methods largely up to individual discretion.</w:t>
      </w:r>
    </w:p>
    <w:p w14:paraId="55024700" w14:textId="77777777" w:rsidR="00F35CE4" w:rsidRDefault="00000000">
      <w:pPr>
        <w:pStyle w:val="Heading1"/>
      </w:pPr>
      <w:bookmarkStart w:id="277" w:name="sec:data"/>
      <w:bookmarkEnd w:id="0"/>
      <w:bookmarkEnd w:id="191"/>
      <w:r>
        <w:rPr>
          <w:rStyle w:val="SectionNumber"/>
        </w:rPr>
        <w:t>2</w:t>
      </w:r>
      <w:r>
        <w:tab/>
      </w:r>
      <w:commentRangeStart w:id="278"/>
      <w:r>
        <w:t>Motivational dataset</w:t>
      </w:r>
      <w:commentRangeEnd w:id="278"/>
      <w:r w:rsidR="00A56D76">
        <w:rPr>
          <w:rStyle w:val="CommentReference"/>
          <w:sz w:val="40"/>
          <w:szCs w:val="40"/>
        </w:rPr>
        <w:commentReference w:id="278"/>
      </w:r>
    </w:p>
    <w:p w14:paraId="536AC0C9" w14:textId="4FED3F16" w:rsidR="00F35CE4" w:rsidRDefault="00000000">
      <w:pPr>
        <w:pStyle w:val="FirstParagraph"/>
      </w:pPr>
      <w:bookmarkStart w:id="279" w:name="OLE_LINK22"/>
      <w:del w:id="280" w:author="Zhao, Shanshan (NIH/NIEHS) [E]" w:date="2026-03-24T12:41:00Z" w16du:dateUtc="2026-03-24T16:41:00Z">
        <w:r w:rsidDel="007E5408">
          <w:delText>This section introduces the motivational dataset that will be used through out this manuscript for demonstration purposes, in both Section  to explain the mlEDA workflow and functionalities, and Section  for a data application example to illustrate its practical utility. This data was collected by</w:delText>
        </w:r>
      </w:del>
      <w:ins w:id="281" w:author="Zhao, Shanshan (NIH/NIEHS) [E]" w:date="2026-03-24T12:41:00Z" w16du:dateUtc="2026-03-24T16:41:00Z">
        <w:r w:rsidR="007E5408">
          <w:t>Our study is motivated by</w:t>
        </w:r>
      </w:ins>
      <w:r>
        <w:t xml:space="preserve"> the Infant Feeding and Early Development (IFED) study</w:t>
      </w:r>
      <w:del w:id="282" w:author="Zhao, Shanshan (NIH/NIEHS) [E]" w:date="2026-03-24T12:43:00Z" w16du:dateUtc="2026-03-24T16:43:00Z">
        <w:r w:rsidDel="001C203B">
          <w:delText xml:space="preserve"> (Adgent et al. 2018)</w:delText>
        </w:r>
      </w:del>
      <w:r>
        <w:t xml:space="preserve">, an NIH-funded longitudinal observational study of postnatal development </w:t>
      </w:r>
      <w:del w:id="283" w:author="Zhao, Shanshan (NIH/NIEHS) [E]" w:date="2026-03-24T12:46:00Z" w16du:dateUtc="2026-03-24T16:46:00Z">
        <w:r w:rsidDel="001C203B">
          <w:delText xml:space="preserve">of reproductive system </w:delText>
        </w:r>
      </w:del>
      <w:del w:id="284" w:author="Zhao, Shanshan (NIH/NIEHS) [E]" w:date="2026-03-24T12:47:00Z" w16du:dateUtc="2026-03-24T16:47:00Z">
        <w:r w:rsidDel="001C203B">
          <w:delText>on</w:delText>
        </w:r>
      </w:del>
      <w:ins w:id="285" w:author="Zhao, Shanshan (NIH/NIEHS) [E]" w:date="2026-03-24T12:47:00Z" w16du:dateUtc="2026-03-24T16:47:00Z">
        <w:r w:rsidR="001C203B">
          <w:t>of</w:t>
        </w:r>
      </w:ins>
      <w:r>
        <w:t xml:space="preserve"> healthy </w:t>
      </w:r>
      <w:ins w:id="286" w:author="Zhao, Shanshan (NIH/NIEHS) [E]" w:date="2026-03-24T12:41:00Z" w16du:dateUtc="2026-03-24T16:41:00Z">
        <w:r w:rsidR="007E5408">
          <w:t>full-</w:t>
        </w:r>
      </w:ins>
      <w:r>
        <w:t xml:space="preserve">term infants born </w:t>
      </w:r>
      <w:del w:id="287" w:author="Zhao, Shanshan (NIH/NIEHS) [E]" w:date="2026-03-24T12:47:00Z" w16du:dateUtc="2026-03-24T16:47:00Z">
        <w:r w:rsidDel="001C203B">
          <w:delText xml:space="preserve">in </w:delText>
        </w:r>
      </w:del>
      <w:ins w:id="288" w:author="Zhao, Shanshan (NIH/NIEHS) [E]" w:date="2026-03-24T12:47:00Z" w16du:dateUtc="2026-03-24T16:47:00Z">
        <w:r w:rsidR="001C203B">
          <w:t xml:space="preserve">at </w:t>
        </w:r>
      </w:ins>
      <w:r>
        <w:t>Philadelphia</w:t>
      </w:r>
      <w:ins w:id="289" w:author="Zhao, Shanshan (NIH/NIEHS) [E]" w:date="2026-03-24T12:43:00Z" w16du:dateUtc="2026-03-24T16:43:00Z">
        <w:r w:rsidR="001C203B">
          <w:t xml:space="preserve"> Children’s Hospital(?)</w:t>
        </w:r>
      </w:ins>
      <w:ins w:id="290" w:author="Zhao, Shanshan (NIH/NIEHS) [E]" w:date="2026-03-24T12:44:00Z" w16du:dateUtc="2026-03-24T16:44:00Z">
        <w:r w:rsidR="001C203B">
          <w:t>between 2010 and 2013,</w:t>
        </w:r>
      </w:ins>
      <w:r>
        <w:t xml:space="preserve">. </w:t>
      </w:r>
      <w:ins w:id="291" w:author="Zhao, Shanshan (NIH/NIEHS) [E]" w:date="2026-03-24T12:47:00Z" w16du:dateUtc="2026-03-24T16:47:00Z">
        <w:r w:rsidR="001C203B">
          <w:t>D</w:t>
        </w:r>
      </w:ins>
      <w:ins w:id="292" w:author="Zhao, Shanshan (NIH/NIEHS) [E]" w:date="2026-03-24T12:42:00Z" w16du:dateUtc="2026-03-24T16:42:00Z">
        <w:r w:rsidR="001C203B">
          <w:t>etail</w:t>
        </w:r>
      </w:ins>
      <w:ins w:id="293" w:author="Zhao, Shanshan (NIH/NIEHS) [E]" w:date="2026-03-24T12:47:00Z" w16du:dateUtc="2026-03-24T16:47:00Z">
        <w:r w:rsidR="001C203B">
          <w:t>s</w:t>
        </w:r>
      </w:ins>
      <w:ins w:id="294" w:author="Zhao, Shanshan (NIH/NIEHS) [E]" w:date="2026-03-24T12:42:00Z" w16du:dateUtc="2026-03-24T16:42:00Z">
        <w:r w:rsidR="001C203B">
          <w:t xml:space="preserve"> of the study d</w:t>
        </w:r>
      </w:ins>
      <w:ins w:id="295" w:author="Zhao, Shanshan (NIH/NIEHS) [E]" w:date="2026-03-24T12:43:00Z" w16du:dateUtc="2026-03-24T16:43:00Z">
        <w:r w:rsidR="001C203B">
          <w:t xml:space="preserve">esign </w:t>
        </w:r>
      </w:ins>
      <w:ins w:id="296" w:author="Zhao, Shanshan (NIH/NIEHS) [E]" w:date="2026-03-24T12:47:00Z" w16du:dateUtc="2026-03-24T16:47:00Z">
        <w:r w:rsidR="001C203B">
          <w:t>are described</w:t>
        </w:r>
      </w:ins>
      <w:ins w:id="297" w:author="Zhao, Shanshan (NIH/NIEHS) [E]" w:date="2026-03-24T12:43:00Z" w16du:dateUtc="2026-03-24T16:43:00Z">
        <w:r w:rsidR="001C203B">
          <w:t xml:space="preserve"> in Adgent et al. </w:t>
        </w:r>
      </w:ins>
      <w:ins w:id="298" w:author="Zhao, Shanshan (NIH/NIEHS) [E]" w:date="2026-03-24T12:47:00Z" w16du:dateUtc="2026-03-24T16:47:00Z">
        <w:r w:rsidR="001C203B">
          <w:t>(</w:t>
        </w:r>
      </w:ins>
      <w:ins w:id="299" w:author="Zhao, Shanshan (NIH/NIEHS) [E]" w:date="2026-03-24T12:43:00Z" w16du:dateUtc="2026-03-24T16:43:00Z">
        <w:r w:rsidR="001C203B">
          <w:t xml:space="preserve">2018). Briefly, </w:t>
        </w:r>
      </w:ins>
      <w:del w:id="300" w:author="Zhao, Shanshan (NIH/NIEHS) [E]" w:date="2026-03-24T12:44:00Z" w16du:dateUtc="2026-03-24T16:44:00Z">
        <w:r w:rsidDel="001C203B">
          <w:delText xml:space="preserve">From August 2010 to November 2013, </w:delText>
        </w:r>
      </w:del>
      <w:r>
        <w:t xml:space="preserve">eligible infants completed </w:t>
      </w:r>
      <w:del w:id="301" w:author="Zhao, Shanshan (NIH/NIEHS) [E]" w:date="2026-03-24T12:47:00Z" w16du:dateUtc="2026-03-24T16:47:00Z">
        <w:r w:rsidDel="001C203B">
          <w:delText xml:space="preserve">the </w:delText>
        </w:r>
      </w:del>
      <w:ins w:id="302" w:author="Zhao, Shanshan (NIH/NIEHS) [E]" w:date="2026-03-24T12:47:00Z" w16du:dateUtc="2026-03-24T16:47:00Z">
        <w:r w:rsidR="001C203B">
          <w:t xml:space="preserve">a </w:t>
        </w:r>
      </w:ins>
      <w:r>
        <w:t>baseline visit within 72 hours after birth</w:t>
      </w:r>
      <w:del w:id="303" w:author="Zhao, Shanshan (NIH/NIEHS) [E]" w:date="2026-03-24T12:45:00Z" w16du:dateUtc="2026-03-24T16:45:00Z">
        <w:r w:rsidDel="001C203B">
          <w:delText xml:space="preserve">. </w:delText>
        </w:r>
      </w:del>
      <w:ins w:id="304" w:author="Zhao, Shanshan (NIH/NIEHS) [E]" w:date="2026-03-24T12:45:00Z" w16du:dateUtc="2026-03-24T16:45:00Z">
        <w:r w:rsidR="001C203B">
          <w:t xml:space="preserve">, </w:t>
        </w:r>
      </w:ins>
      <w:ins w:id="305" w:author="Zhao, Shanshan (NIH/NIEHS) [E]" w:date="2026-03-24T12:47:00Z" w16du:dateUtc="2026-03-24T16:47:00Z">
        <w:r w:rsidR="001C203B">
          <w:t>followed by</w:t>
        </w:r>
      </w:ins>
      <w:ins w:id="306" w:author="Zhao, Shanshan (NIH/NIEHS) [E]" w:date="2026-03-24T12:45:00Z" w16du:dateUtc="2026-03-24T16:45:00Z">
        <w:r w:rsidR="001C203B">
          <w:t xml:space="preserve"> </w:t>
        </w:r>
      </w:ins>
      <w:r>
        <w:t xml:space="preserve">Subsequent visits </w:t>
      </w:r>
      <w:del w:id="307" w:author="Zhao, Shanshan (NIH/NIEHS) [E]" w:date="2026-03-24T12:48:00Z" w16du:dateUtc="2026-03-24T16:48:00Z">
        <w:r w:rsidDel="001C203B">
          <w:delText xml:space="preserve">were scheduled </w:delText>
        </w:r>
      </w:del>
      <w:r>
        <w:t xml:space="preserve">every 2-4 weeks. Boys were followed for </w:t>
      </w:r>
      <w:ins w:id="308" w:author="Zhao, Shanshan (NIH/NIEHS) [E]" w:date="2026-03-24T12:48:00Z" w16du:dateUtc="2026-03-24T16:48:00Z">
        <w:r w:rsidR="001C203B">
          <w:t xml:space="preserve">up to? </w:t>
        </w:r>
      </w:ins>
      <w:r>
        <w:t xml:space="preserve">28 weeks and girls </w:t>
      </w:r>
      <w:ins w:id="309" w:author="Zhao, Shanshan (NIH/NIEHS) [E]" w:date="2026-03-24T12:48:00Z" w16du:dateUtc="2026-03-24T16:48:00Z">
        <w:r w:rsidR="001C203B">
          <w:t xml:space="preserve">for </w:t>
        </w:r>
      </w:ins>
      <w:r>
        <w:t xml:space="preserve">36 weeks after birth. At each visit, </w:t>
      </w:r>
      <w:del w:id="310" w:author="Zhao, Shanshan (NIH/NIEHS) [E]" w:date="2026-03-24T12:48:00Z" w16du:dateUtc="2026-03-24T16:48:00Z">
        <w:r w:rsidDel="001C203B">
          <w:delText xml:space="preserve">anthropometry </w:delText>
        </w:r>
      </w:del>
      <w:ins w:id="311" w:author="Zhao, Shanshan (NIH/NIEHS) [E]" w:date="2026-03-24T12:48:00Z" w16du:dateUtc="2026-03-24T16:48:00Z">
        <w:r w:rsidR="001C203B">
          <w:t xml:space="preserve">anthropometric measurements </w:t>
        </w:r>
      </w:ins>
      <w:del w:id="312" w:author="Zhao, Shanshan (NIH/NIEHS) [E]" w:date="2026-03-24T12:48:00Z" w16du:dateUtc="2026-03-24T16:48:00Z">
        <w:r w:rsidDel="001C203B">
          <w:delText>was performed on present participants for a set of group measures</w:delText>
        </w:r>
      </w:del>
      <w:ins w:id="313" w:author="Zhao, Shanshan (NIH/NIEHS) [E]" w:date="2026-03-24T12:48:00Z" w16du:dateUtc="2026-03-24T16:48:00Z">
        <w:r w:rsidR="001C203B">
          <w:t>were collected</w:t>
        </w:r>
      </w:ins>
      <w:r>
        <w:t xml:space="preserve">, </w:t>
      </w:r>
      <w:del w:id="314" w:author="Zhao, Shanshan (NIH/NIEHS) [E]" w:date="2026-03-24T12:48:00Z" w16du:dateUtc="2026-03-24T16:48:00Z">
        <w:r w:rsidDel="001C203B">
          <w:delText>such as</w:delText>
        </w:r>
      </w:del>
      <w:ins w:id="315" w:author="Zhao, Shanshan (NIH/NIEHS) [E]" w:date="2026-03-24T12:48:00Z" w16du:dateUtc="2026-03-24T16:48:00Z">
        <w:r w:rsidR="001C203B">
          <w:t>including</w:t>
        </w:r>
      </w:ins>
      <w:r>
        <w:t xml:space="preserve"> length, weight</w:t>
      </w:r>
      <w:ins w:id="316" w:author="Zhao, Shanshan (NIH/NIEHS) [E]" w:date="2026-03-24T12:49:00Z" w16du:dateUtc="2026-03-24T16:49:00Z">
        <w:r w:rsidR="001C203B">
          <w:t xml:space="preserve"> and</w:t>
        </w:r>
      </w:ins>
      <w:del w:id="317" w:author="Zhao, Shanshan (NIH/NIEHS) [E]" w:date="2026-03-24T12:49:00Z" w16du:dateUtc="2026-03-24T16:49:00Z">
        <w:r w:rsidDel="001C203B">
          <w:delText>,</w:delText>
        </w:r>
      </w:del>
      <w:r>
        <w:t xml:space="preserve"> head circumference</w:t>
      </w:r>
      <w:del w:id="318" w:author="Zhao, Shanshan (NIH/NIEHS) [E]" w:date="2026-03-24T12:49:00Z" w16du:dateUtc="2026-03-24T16:49:00Z">
        <w:r w:rsidDel="001C203B">
          <w:delText>, etc</w:delText>
        </w:r>
      </w:del>
      <w:r>
        <w:t xml:space="preserve">. </w:t>
      </w:r>
      <w:ins w:id="319" w:author="Zhao, Shanshan (NIH/NIEHS) [E]" w:date="2026-03-24T12:50:00Z" w16du:dateUtc="2026-03-24T16:50:00Z">
        <w:r w:rsidR="001C203B">
          <w:t xml:space="preserve">Beginning at week 2, </w:t>
        </w:r>
      </w:ins>
      <w:r>
        <w:t xml:space="preserve">Blood sample </w:t>
      </w:r>
      <w:ins w:id="320" w:author="Zhao, Shanshan (NIH/NIEHS) [E]" w:date="2026-03-24T12:50:00Z" w16du:dateUtc="2026-03-24T16:50:00Z">
        <w:r w:rsidR="001C203B">
          <w:t xml:space="preserve">were </w:t>
        </w:r>
      </w:ins>
      <w:del w:id="321" w:author="Zhao, Shanshan (NIH/NIEHS) [E]" w:date="2026-03-24T12:50:00Z" w16du:dateUtc="2026-03-24T16:50:00Z">
        <w:r w:rsidDel="001C203B">
          <w:delText>collection began at week 2</w:delText>
        </w:r>
      </w:del>
      <w:ins w:id="322" w:author="Zhao, Shanshan (NIH/NIEHS) [E]" w:date="2026-03-24T12:50:00Z" w16du:dateUtc="2026-03-24T16:50:00Z">
        <w:r w:rsidR="001C203B">
          <w:t>collected</w:t>
        </w:r>
      </w:ins>
      <w:r>
        <w:t xml:space="preserve"> and </w:t>
      </w:r>
      <w:del w:id="323" w:author="Zhao, Shanshan (NIH/NIEHS) [E]" w:date="2026-03-24T12:50:00Z" w16du:dateUtc="2026-03-24T16:50:00Z">
        <w:r w:rsidDel="001C203B">
          <w:delText xml:space="preserve">was </w:delText>
        </w:r>
      </w:del>
      <w:r>
        <w:t xml:space="preserve">analyzed for </w:t>
      </w:r>
      <w:ins w:id="324" w:author="Zhao, Shanshan (NIH/NIEHS) [E]" w:date="2026-03-24T12:50:00Z" w16du:dateUtc="2026-03-24T16:50:00Z">
        <w:r w:rsidR="001C203B">
          <w:t xml:space="preserve">sex </w:t>
        </w:r>
      </w:ins>
      <w:r>
        <w:t xml:space="preserve">hormones </w:t>
      </w:r>
      <w:ins w:id="325" w:author="Zhao, Shanshan (NIH/NIEHS) [E]" w:date="2026-03-24T12:50:00Z" w16du:dateUtc="2026-03-24T16:50:00Z">
        <w:r w:rsidR="001C203B">
          <w:t xml:space="preserve">levels, including </w:t>
        </w:r>
      </w:ins>
      <w:del w:id="326" w:author="Zhao, Shanshan (NIH/NIEHS) [E]" w:date="2026-03-24T12:50:00Z" w16du:dateUtc="2026-03-24T16:50:00Z">
        <w:r w:rsidDel="001C203B">
          <w:delText>(e.g. </w:delText>
        </w:r>
      </w:del>
      <w:r>
        <w:t>estradiol, FSH</w:t>
      </w:r>
      <w:ins w:id="327" w:author="Zhao, Shanshan (NIH/NIEHS) [E]" w:date="2026-03-24T12:50:00Z" w16du:dateUtc="2026-03-24T16:50:00Z">
        <w:r w:rsidR="001C203B">
          <w:t>, xxx (list all we use)</w:t>
        </w:r>
      </w:ins>
      <w:del w:id="328" w:author="Zhao, Shanshan (NIH/NIEHS) [E]" w:date="2026-03-24T12:50:00Z" w16du:dateUtc="2026-03-24T16:50:00Z">
        <w:r w:rsidDel="001C203B">
          <w:delText>)</w:delText>
        </w:r>
      </w:del>
      <w:r>
        <w:t xml:space="preserve">. </w:t>
      </w:r>
      <w:del w:id="329" w:author="Zhao, Shanshan (NIH/NIEHS) [E]" w:date="2026-03-24T12:52:00Z" w16du:dateUtc="2026-03-24T16:52:00Z">
        <w:r w:rsidDel="001C203B">
          <w:delText>In later weeks, u</w:delText>
        </w:r>
      </w:del>
      <w:ins w:id="330" w:author="Zhao, Shanshan (NIH/NIEHS) [E]" w:date="2026-03-24T12:52:00Z" w16du:dateUtc="2026-03-24T16:52:00Z">
        <w:r w:rsidR="001C203B">
          <w:t>U</w:t>
        </w:r>
      </w:ins>
      <w:r>
        <w:t xml:space="preserve">ltrasound </w:t>
      </w:r>
      <w:del w:id="331" w:author="Zhao, Shanshan (NIH/NIEHS) [E]" w:date="2026-03-24T12:52:00Z" w16du:dateUtc="2026-03-24T16:52:00Z">
        <w:r w:rsidDel="001C203B">
          <w:delText xml:space="preserve">was </w:delText>
        </w:r>
      </w:del>
      <w:ins w:id="332" w:author="Zhao, Shanshan (NIH/NIEHS) [E]" w:date="2026-03-24T12:52:00Z" w16du:dateUtc="2026-03-24T16:52:00Z">
        <w:r w:rsidR="001C203B">
          <w:t xml:space="preserve">exams were also </w:t>
        </w:r>
      </w:ins>
      <w:r>
        <w:t xml:space="preserve">performed </w:t>
      </w:r>
      <w:del w:id="333" w:author="Zhao, Shanshan (NIH/NIEHS) [E]" w:date="2026-03-24T12:52:00Z" w16du:dateUtc="2026-03-24T16:52:00Z">
        <w:r w:rsidDel="001C203B">
          <w:delText xml:space="preserve">immediately before or after regular visits </w:delText>
        </w:r>
      </w:del>
      <w:r>
        <w:t>to measure the dimension</w:t>
      </w:r>
      <w:ins w:id="334" w:author="Zhao, Shanshan (NIH/NIEHS) [E]" w:date="2026-03-24T12:52:00Z" w16du:dateUtc="2026-03-24T16:52:00Z">
        <w:r w:rsidR="001C203B">
          <w:t>s</w:t>
        </w:r>
      </w:ins>
      <w:r>
        <w:t xml:space="preserve"> of </w:t>
      </w:r>
      <w:ins w:id="335" w:author="Zhao, Shanshan (NIH/NIEHS) [E]" w:date="2026-03-24T12:52:00Z" w16du:dateUtc="2026-03-24T16:52:00Z">
        <w:r w:rsidR="001C203B">
          <w:t xml:space="preserve">reproductive </w:t>
        </w:r>
      </w:ins>
      <w:r>
        <w:t xml:space="preserve">organs, </w:t>
      </w:r>
      <w:del w:id="336" w:author="Zhao, Shanshan (NIH/NIEHS) [E]" w:date="2026-03-24T12:51:00Z" w16du:dateUtc="2026-03-24T16:51:00Z">
        <w:r w:rsidDel="001C203B">
          <w:delText>such as</w:delText>
        </w:r>
      </w:del>
      <w:ins w:id="337" w:author="Zhao, Shanshan (NIH/NIEHS) [E]" w:date="2026-03-24T12:51:00Z" w16du:dateUtc="2026-03-24T16:51:00Z">
        <w:r w:rsidR="001C203B">
          <w:t>including</w:t>
        </w:r>
      </w:ins>
      <w:r>
        <w:t xml:space="preserve"> breast bud bead, thyroid, uterus and </w:t>
      </w:r>
      <w:del w:id="338" w:author="Zhao, Shanshan (NIH/NIEHS) [E]" w:date="2026-03-24T12:52:00Z" w16du:dateUtc="2026-03-24T16:52:00Z">
        <w:r w:rsidDel="001C203B">
          <w:delText>ovary</w:delText>
        </w:r>
      </w:del>
      <w:ins w:id="339" w:author="Zhao, Shanshan (NIH/NIEHS) [E]" w:date="2026-03-24T12:52:00Z" w16du:dateUtc="2026-03-24T16:52:00Z">
        <w:r w:rsidR="001C203B">
          <w:t>ovaries</w:t>
        </w:r>
      </w:ins>
      <w:ins w:id="340" w:author="Zhao, Shanshan (NIH/NIEHS) [E]" w:date="2026-03-24T15:19:00Z" w16du:dateUtc="2026-03-24T19:19:00Z">
        <w:r w:rsidR="00942C70">
          <w:t xml:space="preserve"> </w:t>
        </w:r>
      </w:ins>
      <w:ins w:id="341" w:author="Zhao, Shanshan (NIH/NIEHS) [E]" w:date="2026-03-24T15:20:00Z" w16du:dateUtc="2026-03-24T19:20:00Z">
        <w:r w:rsidR="00942C70">
          <w:t>(Figure 2.1)</w:t>
        </w:r>
      </w:ins>
      <w:r>
        <w:t>.</w:t>
      </w:r>
    </w:p>
    <w:bookmarkEnd w:id="279"/>
    <w:p w14:paraId="4172CD8A" w14:textId="5450C9F9" w:rsidR="00F35CE4" w:rsidDel="00942C70" w:rsidRDefault="00000000">
      <w:pPr>
        <w:pStyle w:val="BodyText"/>
        <w:rPr>
          <w:del w:id="342" w:author="Zhao, Shanshan (NIH/NIEHS) [E]" w:date="2026-03-24T15:30:00Z" w16du:dateUtc="2026-03-24T19:30:00Z"/>
        </w:rPr>
      </w:pPr>
      <w:del w:id="343" w:author="Zhao, Shanshan (NIH/NIEHS) [E]" w:date="2026-03-24T12:53:00Z" w16du:dateUtc="2026-03-24T16:53:00Z">
        <w:r w:rsidDel="00942C70">
          <w:delText>The original study intended to explore the effect of feeding regime (Adgent et al. 2018). Since then, the</w:delText>
        </w:r>
      </w:del>
      <w:ins w:id="344" w:author="Zhao, Shanshan (NIH/NIEHS) [E]" w:date="2026-03-24T12:53:00Z" w16du:dateUtc="2026-03-24T16:53:00Z">
        <w:r w:rsidR="00942C70">
          <w:t>This</w:t>
        </w:r>
      </w:ins>
      <w:r>
        <w:t xml:space="preserve"> data set has been explored for a variety of questions regarding early development of the reproductive system</w:t>
      </w:r>
      <w:del w:id="345" w:author="Zhao, Shanshan (NIH/NIEHS) [E]" w:date="2026-03-24T15:20:00Z" w16du:dateUtc="2026-03-24T19:20:00Z">
        <w:r w:rsidDel="00942C70">
          <w:delText>(Goldberg et al. 2024)</w:delText>
        </w:r>
      </w:del>
      <w:ins w:id="346" w:author="Zhao, Shanshan (NIH/NIEHS) [E]" w:date="2026-03-24T15:24:00Z" w16du:dateUtc="2026-03-24T19:24:00Z">
        <w:r w:rsidR="00942C70">
          <w:t xml:space="preserve"> and sex </w:t>
        </w:r>
      </w:ins>
      <w:del w:id="347" w:author="Zhao, Shanshan (NIH/NIEHS) [E]" w:date="2026-03-24T15:24:00Z" w16du:dateUtc="2026-03-24T19:24:00Z">
        <w:r w:rsidDel="00942C70">
          <w:delText xml:space="preserve">. </w:delText>
        </w:r>
        <w:commentRangeStart w:id="348"/>
        <w:r w:rsidDel="00942C70">
          <w:delText xml:space="preserve">Special interest has been shown in the postnatal activation of Hypothalamic-pituitary-gonadal (HPG) axis activation, often referred to as “minipuburty” in existing literature. </w:delText>
        </w:r>
        <w:commentRangeEnd w:id="348"/>
        <w:r w:rsidR="00942C70" w:rsidDel="00942C70">
          <w:rPr>
            <w:rStyle w:val="CommentReference"/>
            <w:sz w:val="24"/>
            <w:szCs w:val="24"/>
          </w:rPr>
          <w:commentReference w:id="348"/>
        </w:r>
        <w:r w:rsidDel="00942C70">
          <w:delText xml:space="preserve">During this time, </w:delText>
        </w:r>
      </w:del>
      <w:r>
        <w:t xml:space="preserve">hormones concentration </w:t>
      </w:r>
      <w:del w:id="349" w:author="Zhao, Shanshan (NIH/NIEHS) [E]" w:date="2026-03-24T15:24:00Z" w16du:dateUtc="2026-03-24T19:24:00Z">
        <w:r w:rsidDel="00942C70">
          <w:delText>could increase rapidly and stimulates development of target tissues, which can affect growth, body composition and behavioral development</w:delText>
        </w:r>
      </w:del>
      <w:ins w:id="350" w:author="Zhao, Shanshan (NIH/NIEHS) [E]" w:date="2026-03-24T15:24:00Z" w16du:dateUtc="2026-03-24T19:24:00Z">
        <w:r w:rsidR="00942C70">
          <w:t>in this critical developmental window</w:t>
        </w:r>
      </w:ins>
      <w:r>
        <w:t xml:space="preserve">. </w:t>
      </w:r>
      <w:del w:id="351" w:author="Zhao, Shanshan (NIH/NIEHS) [E]" w:date="2026-03-24T13:56:00Z" w16du:dateUtc="2026-03-24T17:56:00Z">
        <w:r w:rsidDel="00942C70">
          <w:delText xml:space="preserve">Therefore, minipuburty is considered a critical window for early detection and treatment of disorders of sexual development Renault Christoffer Højrup (2020). </w:delText>
        </w:r>
      </w:del>
      <w:del w:id="352" w:author="Zhao, Shanshan (NIH/NIEHS) [E]" w:date="2026-03-24T15:24:00Z" w16du:dateUtc="2026-03-24T19:24:00Z">
        <w:r w:rsidDel="00942C70">
          <w:delText>Despite the importance</w:delText>
        </w:r>
      </w:del>
      <w:ins w:id="353" w:author="Zhao, Shanshan (NIH/NIEHS) [E]" w:date="2026-03-24T15:24:00Z" w16du:dateUtc="2026-03-24T19:24:00Z">
        <w:r w:rsidR="00942C70">
          <w:t>However</w:t>
        </w:r>
      </w:ins>
      <w:r>
        <w:t>, the biological pathways behind these phenomenon remain unclear</w:t>
      </w:r>
      <w:del w:id="354" w:author="Zhao, Shanshan (NIH/NIEHS) [E]" w:date="2026-03-24T13:56:00Z" w16du:dateUtc="2026-03-24T17:56:00Z">
        <w:r w:rsidDel="00942C70">
          <w:delText>. This is</w:delText>
        </w:r>
      </w:del>
      <w:ins w:id="355" w:author="Zhao, Shanshan (NIH/NIEHS) [E]" w:date="2026-03-24T13:56:00Z" w16du:dateUtc="2026-03-24T17:56:00Z">
        <w:r w:rsidR="00942C70">
          <w:t>,</w:t>
        </w:r>
      </w:ins>
      <w:r>
        <w:t xml:space="preserve"> largely due to the complexity of multidimensional, dynamic </w:t>
      </w:r>
      <w:del w:id="356" w:author="Zhao, Shanshan (NIH/NIEHS) [E]" w:date="2026-03-24T14:00:00Z" w16du:dateUtc="2026-03-24T18:00:00Z">
        <w:r w:rsidDel="00942C70">
          <w:delText xml:space="preserve">interactions </w:delText>
        </w:r>
      </w:del>
      <w:ins w:id="357" w:author="Zhao, Shanshan (NIH/NIEHS) [E]" w:date="2026-03-24T14:00:00Z" w16du:dateUtc="2026-03-24T18:00:00Z">
        <w:r w:rsidR="00942C70">
          <w:t xml:space="preserve">relationships </w:t>
        </w:r>
      </w:ins>
      <w:r>
        <w:t xml:space="preserve">between </w:t>
      </w:r>
      <w:del w:id="358" w:author="Zhao, Shanshan (NIH/NIEHS) [E]" w:date="2026-03-24T14:00:00Z" w16du:dateUtc="2026-03-24T18:00:00Z">
        <w:r w:rsidDel="00942C70">
          <w:delText>factors</w:delText>
        </w:r>
      </w:del>
      <w:ins w:id="359" w:author="Zhao, Shanshan (NIH/NIEHS) [E]" w:date="2026-03-24T14:00:00Z" w16du:dateUtc="2026-03-24T18:00:00Z">
        <w:r w:rsidR="00942C70">
          <w:t>variables</w:t>
        </w:r>
      </w:ins>
      <w:del w:id="360" w:author="Zhao, Shanshan (NIH/NIEHS) [E]" w:date="2026-03-24T14:00:00Z" w16du:dateUtc="2026-03-24T18:00:00Z">
        <w:r w:rsidDel="00942C70">
          <w:delText>, as well as the large variability in timing and duration of development across individuals</w:delText>
        </w:r>
      </w:del>
      <w:r>
        <w:t>.</w:t>
      </w:r>
      <w:bookmarkStart w:id="361" w:name="OLE_LINK23"/>
      <w:r>
        <w:t xml:space="preserve"> Existing research often </w:t>
      </w:r>
      <w:del w:id="362" w:author="Zhao, Shanshan (NIH/NIEHS) [E]" w:date="2026-03-24T15:28:00Z" w16du:dateUtc="2026-03-24T19:28:00Z">
        <w:r w:rsidDel="00942C70">
          <w:delText xml:space="preserve">uses </w:delText>
        </w:r>
      </w:del>
      <w:ins w:id="363" w:author="Zhao, Shanshan (NIH/NIEHS) [E]" w:date="2026-03-24T15:28:00Z" w16du:dateUtc="2026-03-24T19:28:00Z">
        <w:r w:rsidR="00942C70">
          <w:t xml:space="preserve">relies on </w:t>
        </w:r>
      </w:ins>
      <w:r>
        <w:t>univariate or pairwise examination(</w:t>
      </w:r>
      <w:ins w:id="364" w:author="Zhao, Shanshan (NIH/NIEHS) [E]" w:date="2026-03-24T15:20:00Z" w16du:dateUtc="2026-03-24T19:20:00Z">
        <w:r w:rsidR="00942C70">
          <w:t xml:space="preserve">(Goldberg et al. 2024, </w:t>
        </w:r>
      </w:ins>
      <w:r>
        <w:t xml:space="preserve">Chin et al. 2023), which provides </w:t>
      </w:r>
      <w:del w:id="365" w:author="Zhao, Shanshan (NIH/NIEHS) [E]" w:date="2026-03-24T15:28:00Z" w16du:dateUtc="2026-03-24T19:28:00Z">
        <w:r w:rsidDel="00942C70">
          <w:delText xml:space="preserve">facets of </w:delText>
        </w:r>
      </w:del>
      <w:ins w:id="366" w:author="Zhao, Shanshan (NIH/NIEHS) [E]" w:date="2026-03-24T15:28:00Z" w16du:dateUtc="2026-03-24T19:28:00Z">
        <w:r w:rsidR="00942C70">
          <w:t xml:space="preserve">partial </w:t>
        </w:r>
      </w:ins>
      <w:del w:id="367" w:author="Zhao, Shanshan (NIH/NIEHS) [E]" w:date="2026-03-24T15:28:00Z" w16du:dateUtc="2026-03-24T19:28:00Z">
        <w:r w:rsidDel="00942C70">
          <w:delText xml:space="preserve">information </w:delText>
        </w:r>
      </w:del>
      <w:ins w:id="368" w:author="Zhao, Shanshan (NIH/NIEHS) [E]" w:date="2026-03-24T15:28:00Z" w16du:dateUtc="2026-03-24T19:28:00Z">
        <w:r w:rsidR="00942C70">
          <w:t xml:space="preserve">insights </w:t>
        </w:r>
      </w:ins>
      <w:r>
        <w:t xml:space="preserve">instead of </w:t>
      </w:r>
      <w:del w:id="369" w:author="Zhao, Shanshan (NIH/NIEHS) [E]" w:date="2026-03-24T15:28:00Z" w16du:dateUtc="2026-03-24T19:28:00Z">
        <w:r w:rsidDel="00942C70">
          <w:delText>the full picture</w:delText>
        </w:r>
      </w:del>
      <w:bookmarkEnd w:id="361"/>
      <w:ins w:id="370" w:author="Zhao, Shanshan (NIH/NIEHS) [E]" w:date="2026-03-24T15:28:00Z" w16du:dateUtc="2026-03-24T19:28:00Z">
        <w:r w:rsidR="00942C70">
          <w:t>comprehensive view</w:t>
        </w:r>
      </w:ins>
      <w:r>
        <w:t xml:space="preserve">. The study design of IFED data also poses </w:t>
      </w:r>
      <w:del w:id="371" w:author="Zhao, Shanshan (NIH/NIEHS) [E]" w:date="2026-03-24T15:20:00Z" w16du:dateUtc="2026-03-24T19:20:00Z">
        <w:r w:rsidDel="00942C70">
          <w:delText xml:space="preserve">specific </w:delText>
        </w:r>
      </w:del>
      <w:r>
        <w:t xml:space="preserve">challenges. </w:t>
      </w:r>
      <w:ins w:id="372" w:author="Zhao, Shanshan (NIH/NIEHS) [E]" w:date="2026-03-24T15:20:00Z" w16du:dateUtc="2026-03-24T19:20:00Z">
        <w:r w:rsidR="00942C70">
          <w:t xml:space="preserve">For example, </w:t>
        </w:r>
      </w:ins>
      <w:r>
        <w:t xml:space="preserve">The schedule </w:t>
      </w:r>
      <w:del w:id="373" w:author="Zhao, Shanshan (NIH/NIEHS) [E]" w:date="2026-03-24T15:21:00Z" w16du:dateUtc="2026-03-24T19:21:00Z">
        <w:r w:rsidDel="00942C70">
          <w:delText>of procedures are different between</w:delText>
        </w:r>
      </w:del>
      <w:ins w:id="374" w:author="Zhao, Shanshan (NIH/NIEHS) [E]" w:date="2026-03-24T15:21:00Z" w16du:dateUtc="2026-03-24T19:21:00Z">
        <w:r w:rsidR="00942C70">
          <w:t>for</w:t>
        </w:r>
      </w:ins>
      <w:r>
        <w:t xml:space="preserve"> blood sample collection and ultrasound</w:t>
      </w:r>
      <w:ins w:id="375" w:author="Zhao, Shanshan (NIH/NIEHS) [E]" w:date="2026-03-24T15:21:00Z" w16du:dateUtc="2026-03-24T19:21:00Z">
        <w:r w:rsidR="00942C70">
          <w:t xml:space="preserve"> are different (Figure 2.1)</w:t>
        </w:r>
      </w:ins>
      <w:del w:id="376" w:author="Zhao, Shanshan (NIH/NIEHS) [E]" w:date="2026-03-24T13:57:00Z" w16du:dateUtc="2026-03-24T17:57:00Z">
        <w:r w:rsidDel="00942C70">
          <w:delText>, causing discontinuity in the study of their correlation</w:delText>
        </w:r>
      </w:del>
      <w:ins w:id="377" w:author="Zhao, Shanshan (NIH/NIEHS) [E]" w:date="2026-03-24T13:57:00Z" w16du:dateUtc="2026-03-24T17:57:00Z">
        <w:r w:rsidR="00942C70">
          <w:t>, and</w:t>
        </w:r>
      </w:ins>
      <w:del w:id="378" w:author="Zhao, Shanshan (NIH/NIEHS) [E]" w:date="2026-03-24T13:57:00Z" w16du:dateUtc="2026-03-24T17:57:00Z">
        <w:r w:rsidDel="00942C70">
          <w:delText>. Blood samples are consistently collected at each visits starting the second visit, but</w:delText>
        </w:r>
      </w:del>
      <w:r>
        <w:t xml:space="preserve"> </w:t>
      </w:r>
      <w:ins w:id="379" w:author="Zhao, Shanshan (NIH/NIEHS) [E]" w:date="2026-03-24T13:57:00Z" w16du:dateUtc="2026-03-24T17:57:00Z">
        <w:r w:rsidR="00942C70">
          <w:t xml:space="preserve">some </w:t>
        </w:r>
      </w:ins>
      <w:del w:id="380" w:author="Zhao, Shanshan (NIH/NIEHS) [E]" w:date="2026-03-24T13:57:00Z" w16du:dateUtc="2026-03-24T17:57:00Z">
        <w:r w:rsidDel="00942C70">
          <w:delText xml:space="preserve">the </w:delText>
        </w:r>
      </w:del>
      <w:r>
        <w:t>hormone concentration</w:t>
      </w:r>
      <w:ins w:id="381" w:author="Zhao, Shanshan (NIH/NIEHS) [E]" w:date="2026-03-24T13:57:00Z" w16du:dateUtc="2026-03-24T17:57:00Z">
        <w:r w:rsidR="00942C70">
          <w:t>s</w:t>
        </w:r>
      </w:ins>
      <w:r>
        <w:t xml:space="preserve"> </w:t>
      </w:r>
      <w:del w:id="382" w:author="Zhao, Shanshan (NIH/NIEHS) [E]" w:date="2026-03-24T13:57:00Z" w16du:dateUtc="2026-03-24T17:57:00Z">
        <w:r w:rsidDel="00942C70">
          <w:delText xml:space="preserve">is </w:delText>
        </w:r>
      </w:del>
      <w:ins w:id="383" w:author="Zhao, Shanshan (NIH/NIEHS) [E]" w:date="2026-03-24T13:57:00Z" w16du:dateUtc="2026-03-24T17:57:00Z">
        <w:r w:rsidR="00942C70">
          <w:t xml:space="preserve">are </w:t>
        </w:r>
      </w:ins>
      <w:r>
        <w:t xml:space="preserve">often too low to be detected, </w:t>
      </w:r>
      <w:del w:id="384" w:author="Zhao, Shanshan (NIH/NIEHS) [E]" w:date="2026-03-24T15:21:00Z" w16du:dateUtc="2026-03-24T19:21:00Z">
        <w:r w:rsidDel="00942C70">
          <w:delText xml:space="preserve">causing </w:delText>
        </w:r>
      </w:del>
      <w:ins w:id="385" w:author="Zhao, Shanshan (NIH/NIEHS) [E]" w:date="2026-03-24T15:21:00Z" w16du:dateUtc="2026-03-24T19:21:00Z">
        <w:r w:rsidR="00942C70">
          <w:t>r</w:t>
        </w:r>
      </w:ins>
      <w:ins w:id="386" w:author="Zhao, Shanshan (NIH/NIEHS) [E]" w:date="2026-03-24T15:22:00Z" w16du:dateUtc="2026-03-24T19:22:00Z">
        <w:r w:rsidR="00942C70">
          <w:t>esulting in</w:t>
        </w:r>
      </w:ins>
      <w:ins w:id="387" w:author="Zhao, Shanshan (NIH/NIEHS) [E]" w:date="2026-03-24T15:21:00Z" w16du:dateUtc="2026-03-24T19:21:00Z">
        <w:r w:rsidR="00942C70">
          <w:t xml:space="preserve"> </w:t>
        </w:r>
      </w:ins>
      <w:del w:id="388" w:author="Zhao, Shanshan (NIH/NIEHS) [E]" w:date="2026-03-24T15:22:00Z" w16du:dateUtc="2026-03-24T19:22:00Z">
        <w:r w:rsidDel="00942C70">
          <w:delText>missing values in large proportion of the sample and leading to unreliable correlation measures</w:delText>
        </w:r>
      </w:del>
      <w:ins w:id="389" w:author="Zhao, Shanshan (NIH/NIEHS) [E]" w:date="2026-03-24T15:22:00Z" w16du:dateUtc="2026-03-24T19:22:00Z">
        <w:r w:rsidR="00942C70">
          <w:t>difficulties in correlation calculation</w:t>
        </w:r>
      </w:ins>
      <w:r>
        <w:t>.</w:t>
      </w:r>
      <w:ins w:id="390" w:author="Zhao, Shanshan (NIH/NIEHS) [E]" w:date="2026-03-24T15:30:00Z" w16du:dateUtc="2026-03-24T19:30:00Z">
        <w:r w:rsidR="00942C70">
          <w:t xml:space="preserve"> </w:t>
        </w:r>
      </w:ins>
    </w:p>
    <w:p w14:paraId="6C43FDE6" w14:textId="106D8E91" w:rsidR="00F35CE4" w:rsidRDefault="00000000">
      <w:pPr>
        <w:pStyle w:val="BodyText"/>
      </w:pPr>
      <w:del w:id="391" w:author="Zhao, Shanshan (NIH/NIEHS) [E]" w:date="2026-03-24T15:28:00Z" w16du:dateUtc="2026-03-24T19:28:00Z">
        <w:r w:rsidDel="00942C70">
          <w:delText>In the following section we</w:delText>
        </w:r>
      </w:del>
      <w:ins w:id="392" w:author="Zhao, Shanshan (NIH/NIEHS) [E]" w:date="2026-03-24T15:28:00Z" w16du:dateUtc="2026-03-24T19:28:00Z">
        <w:r w:rsidR="00942C70">
          <w:t>We</w:t>
        </w:r>
      </w:ins>
      <w:r>
        <w:t xml:space="preserve"> </w:t>
      </w:r>
      <w:del w:id="393" w:author="Zhao, Shanshan (NIH/NIEHS) [E]" w:date="2026-03-24T15:28:00Z" w16du:dateUtc="2026-03-24T19:28:00Z">
        <w:r w:rsidDel="00942C70">
          <w:delText xml:space="preserve">will </w:delText>
        </w:r>
      </w:del>
      <w:r>
        <w:t xml:space="preserve">use </w:t>
      </w:r>
      <w:ins w:id="394" w:author="Zhao, Shanshan (NIH/NIEHS) [E]" w:date="2026-03-24T15:30:00Z" w16du:dateUtc="2026-03-24T19:30:00Z">
        <w:r w:rsidR="00942C70">
          <w:t xml:space="preserve">data of </w:t>
        </w:r>
      </w:ins>
      <w:del w:id="395" w:author="Zhao, Shanshan (NIH/NIEHS) [E]" w:date="2026-03-24T15:29:00Z" w16du:dateUtc="2026-03-24T19:29:00Z">
        <w:r w:rsidDel="00942C70">
          <w:delText>this dataset</w:delText>
        </w:r>
      </w:del>
      <w:ins w:id="396" w:author="Zhao, Shanshan (NIH/NIEHS) [E]" w:date="2026-03-24T15:29:00Z" w16du:dateUtc="2026-03-24T19:29:00Z">
        <w:r w:rsidR="00942C70">
          <w:t>the xxx girls in thi</w:t>
        </w:r>
      </w:ins>
      <w:ins w:id="397" w:author="Zhao, Shanshan (NIH/NIEHS) [E]" w:date="2026-03-24T15:30:00Z" w16du:dateUtc="2026-03-24T19:30:00Z">
        <w:r w:rsidR="00942C70">
          <w:t xml:space="preserve">s study </w:t>
        </w:r>
      </w:ins>
      <w:del w:id="398" w:author="Zhao, Shanshan (NIH/NIEHS) [E]" w:date="2026-03-24T15:30:00Z" w16du:dateUtc="2026-03-24T19:30:00Z">
        <w:r w:rsidDel="00942C70">
          <w:delText xml:space="preserve"> as an example </w:delText>
        </w:r>
      </w:del>
      <w:r>
        <w:t xml:space="preserve">to illustrate the workflow and functionalists that mlEDA offers. </w:t>
      </w:r>
      <w:del w:id="399" w:author="Zhao, Shanshan (NIH/NIEHS) [E]" w:date="2026-03-24T15:30:00Z" w16du:dateUtc="2026-03-24T19:30:00Z">
        <w:r w:rsidDel="00942C70">
          <w:delText>More detailed regarding the analysis and intepretation of results will be presented in Section . Considering the different biological mechanism of child development between boys and girls, the two sexes are often analyzed separately. In this paper, we will focus on the data from infant girls, as “minipuberty” is less understood or explored in girls compared to boys.</w:delText>
        </w:r>
      </w:del>
    </w:p>
    <w:p w14:paraId="0770476F" w14:textId="77777777" w:rsidR="00F35CE4" w:rsidRDefault="00000000">
      <w:pPr>
        <w:pStyle w:val="CaptionedFigure"/>
      </w:pPr>
      <w:r>
        <w:rPr>
          <w:noProof/>
        </w:rPr>
        <w:lastRenderedPageBreak/>
        <w:drawing>
          <wp:inline distT="0" distB="0" distL="0" distR="0" wp14:anchorId="459C9759" wp14:editId="469231D2">
            <wp:extent cx="4884420" cy="1280160"/>
            <wp:effectExtent l="0" t="0" r="0" b="0"/>
            <wp:docPr id="24" name="Picture" descr="Figure 2.1: Illustration of IFED study design"/>
            <wp:cNvGraphicFramePr/>
            <a:graphic xmlns:a="http://schemas.openxmlformats.org/drawingml/2006/main">
              <a:graphicData uri="http://schemas.openxmlformats.org/drawingml/2006/picture">
                <pic:pic xmlns:pic="http://schemas.openxmlformats.org/drawingml/2006/picture">
                  <pic:nvPicPr>
                    <pic:cNvPr id="25" name="Picture" descr="../Manuscripts/CaseStudy/IFED_miss.png"/>
                    <pic:cNvPicPr>
                      <a:picLocks noChangeAspect="1" noChangeArrowheads="1"/>
                    </pic:cNvPicPr>
                  </pic:nvPicPr>
                  <pic:blipFill>
                    <a:blip r:embed="rId9"/>
                    <a:stretch>
                      <a:fillRect/>
                    </a:stretch>
                  </pic:blipFill>
                  <pic:spPr bwMode="auto">
                    <a:xfrm>
                      <a:off x="0" y="0"/>
                      <a:ext cx="4885286" cy="1280387"/>
                    </a:xfrm>
                    <a:prstGeom prst="rect">
                      <a:avLst/>
                    </a:prstGeom>
                    <a:noFill/>
                    <a:ln w="9525">
                      <a:noFill/>
                      <a:headEnd/>
                      <a:tailEnd/>
                    </a:ln>
                  </pic:spPr>
                </pic:pic>
              </a:graphicData>
            </a:graphic>
          </wp:inline>
        </w:drawing>
      </w:r>
    </w:p>
    <w:p w14:paraId="79712FEF" w14:textId="77777777" w:rsidR="00F35CE4" w:rsidRDefault="00000000">
      <w:pPr>
        <w:pStyle w:val="ImageCaption"/>
      </w:pPr>
      <w:bookmarkStart w:id="400" w:name="fig:ifed"/>
      <w:bookmarkEnd w:id="400"/>
      <w:commentRangeStart w:id="401"/>
      <w:r>
        <w:t>Figure 2.1: Illustration of IFED study design</w:t>
      </w:r>
      <w:commentRangeEnd w:id="401"/>
      <w:r w:rsidR="00942C70">
        <w:rPr>
          <w:rStyle w:val="CommentReference"/>
          <w:sz w:val="24"/>
          <w:szCs w:val="24"/>
        </w:rPr>
        <w:commentReference w:id="401"/>
      </w:r>
    </w:p>
    <w:p w14:paraId="0648D006" w14:textId="77777777" w:rsidR="00F35CE4" w:rsidRDefault="00000000">
      <w:pPr>
        <w:pStyle w:val="Heading1"/>
      </w:pPr>
      <w:bookmarkStart w:id="402" w:name="sec:app"/>
      <w:bookmarkEnd w:id="277"/>
      <w:r>
        <w:rPr>
          <w:rStyle w:val="SectionNumber"/>
        </w:rPr>
        <w:t>3</w:t>
      </w:r>
      <w:r>
        <w:tab/>
        <w:t>The mlEDA App</w:t>
      </w:r>
    </w:p>
    <w:p w14:paraId="326134BF" w14:textId="247DF26E" w:rsidR="00F35CE4" w:rsidRDefault="00000000">
      <w:pPr>
        <w:pStyle w:val="FirstParagraph"/>
      </w:pPr>
      <w:r>
        <w:t xml:space="preserve">To address the </w:t>
      </w:r>
      <w:ins w:id="403" w:author="Zhao, Shanshan (NIH/NIEHS) [E]" w:date="2026-03-24T15:49:00Z" w16du:dateUtc="2026-03-24T19:49:00Z">
        <w:r w:rsidR="003A2DEC">
          <w:t xml:space="preserve">above mentioned </w:t>
        </w:r>
      </w:ins>
      <w:r>
        <w:t xml:space="preserve">challenges </w:t>
      </w:r>
      <w:del w:id="404" w:author="Zhao, Shanshan (NIH/NIEHS) [E]" w:date="2026-03-24T15:49:00Z" w16du:dateUtc="2026-03-24T19:49:00Z">
        <w:r w:rsidDel="003A2DEC">
          <w:delText>in Section</w:delText>
        </w:r>
      </w:del>
      <w:del w:id="405" w:author="Zhao, Shanshan (NIH/NIEHS) [E]" w:date="2026-03-24T15:50:00Z" w16du:dateUtc="2026-03-24T19:50:00Z">
        <w:r w:rsidDel="003A2DEC">
          <w:delText xml:space="preserve"> </w:delText>
        </w:r>
      </w:del>
      <w:r>
        <w:t>, we have created mlEDA, a</w:t>
      </w:r>
      <w:ins w:id="406" w:author="Zhao, Shanshan (NIH/NIEHS) [E]" w:date="2026-03-24T15:53:00Z" w16du:dateUtc="2026-03-24T19:53:00Z">
        <w:r w:rsidR="00003CF4">
          <w:t>n</w:t>
        </w:r>
      </w:ins>
      <w:r>
        <w:t xml:space="preserve"> </w:t>
      </w:r>
      <w:ins w:id="407" w:author="Zhao, Shanshan (NIH/NIEHS) [E]" w:date="2026-03-24T15:50:00Z" w16du:dateUtc="2026-03-24T19:50:00Z">
        <w:r w:rsidR="003A2DEC">
          <w:t xml:space="preserve">interactive </w:t>
        </w:r>
      </w:ins>
      <w:r>
        <w:t>web-based application designed for</w:t>
      </w:r>
      <w:del w:id="408" w:author="Zhao, Shanshan (NIH/NIEHS) [E]" w:date="2026-03-24T15:50:00Z" w16du:dateUtc="2026-03-24T19:50:00Z">
        <w:r w:rsidDel="003A2DEC">
          <w:delText xml:space="preserve"> interactive,</w:delText>
        </w:r>
      </w:del>
      <w:r>
        <w:t xml:space="preserve"> </w:t>
      </w:r>
      <w:ins w:id="409" w:author="Zhao, Shanshan (NIH/NIEHS) [E]" w:date="2026-03-24T15:54:00Z" w16du:dateUtc="2026-03-24T19:54:00Z">
        <w:r w:rsidR="00003CF4">
          <w:t xml:space="preserve">a </w:t>
        </w:r>
      </w:ins>
      <w:r>
        <w:t xml:space="preserve">standardized </w:t>
      </w:r>
      <w:del w:id="410" w:author="Zhao, Shanshan (NIH/NIEHS) [E]" w:date="2026-03-24T15:50:00Z" w16du:dateUtc="2026-03-24T19:50:00Z">
        <w:r w:rsidDel="003A2DEC">
          <w:delText>exploratory data analysis</w:delText>
        </w:r>
      </w:del>
      <w:ins w:id="411" w:author="Zhao, Shanshan (NIH/NIEHS) [E]" w:date="2026-03-24T15:50:00Z" w16du:dateUtc="2026-03-24T19:50:00Z">
        <w:r w:rsidR="003A2DEC">
          <w:t>EDA</w:t>
        </w:r>
      </w:ins>
      <w:r>
        <w:t xml:space="preserve"> workflow of multivariate longitudinal data</w:t>
      </w:r>
      <w:del w:id="412" w:author="Zhao, Shanshan (NIH/NIEHS) [E]" w:date="2026-03-24T15:50:00Z" w16du:dateUtc="2026-03-24T19:50:00Z">
        <w:r w:rsidDel="003A2DEC">
          <w:delText>set</w:delText>
        </w:r>
      </w:del>
      <w:r>
        <w:t xml:space="preserve">. This application </w:t>
      </w:r>
      <w:del w:id="413" w:author="Zhao, Shanshan (NIH/NIEHS) [E]" w:date="2026-03-24T15:52:00Z" w16du:dateUtc="2026-03-24T19:52:00Z">
        <w:r w:rsidDel="00003CF4">
          <w:delText>is an integration of</w:delText>
        </w:r>
      </w:del>
      <w:ins w:id="414" w:author="Zhao, Shanshan (NIH/NIEHS) [E]" w:date="2026-03-24T15:52:00Z" w16du:dateUtc="2026-03-24T19:52:00Z">
        <w:r w:rsidR="00003CF4">
          <w:t>integrates</w:t>
        </w:r>
      </w:ins>
      <w:r>
        <w:t xml:space="preserve"> classical EDA components </w:t>
      </w:r>
      <w:ins w:id="415" w:author="Zhao, Shanshan (NIH/NIEHS) [E]" w:date="2026-03-24T15:53:00Z" w16du:dateUtc="2026-03-24T19:53:00Z">
        <w:r w:rsidR="00003CF4">
          <w:t>with a</w:t>
        </w:r>
      </w:ins>
      <w:del w:id="416" w:author="Zhao, Shanshan (NIH/NIEHS) [E]" w:date="2026-03-24T15:53:00Z" w16du:dateUtc="2026-03-24T19:53:00Z">
        <w:r w:rsidDel="00003CF4">
          <w:delText>and</w:delText>
        </w:r>
      </w:del>
      <w:r>
        <w:t xml:space="preserve"> novel multidimensional visualization scheme </w:t>
      </w:r>
      <w:ins w:id="417" w:author="Zhao, Shanshan (NIH/NIEHS) [E]" w:date="2026-03-24T15:53:00Z" w16du:dateUtc="2026-03-24T19:53:00Z">
        <w:r w:rsidR="00003CF4">
          <w:t xml:space="preserve">based on MDS </w:t>
        </w:r>
      </w:ins>
      <w:ins w:id="418" w:author="Zhao, Shanshan (NIH/NIEHS) [E]" w:date="2026-03-24T15:55:00Z" w16du:dateUtc="2026-03-24T19:55:00Z">
        <w:r w:rsidR="00003CF4">
          <w:t xml:space="preserve">, </w:t>
        </w:r>
      </w:ins>
      <w:del w:id="419" w:author="Zhao, Shanshan (NIH/NIEHS) [E]" w:date="2026-03-24T15:53:00Z" w16du:dateUtc="2026-03-24T19:53:00Z">
        <w:r w:rsidDel="00003CF4">
          <w:delText>with the ability to visualize</w:delText>
        </w:r>
      </w:del>
      <w:ins w:id="420" w:author="Zhao, Shanshan (NIH/NIEHS) [E]" w:date="2026-03-24T15:55:00Z" w16du:dateUtc="2026-03-24T19:55:00Z">
        <w:r w:rsidR="00003CF4">
          <w:t>which</w:t>
        </w:r>
      </w:ins>
      <w:ins w:id="421" w:author="Zhao, Shanshan (NIH/NIEHS) [E]" w:date="2026-03-24T15:53:00Z" w16du:dateUtc="2026-03-24T19:53:00Z">
        <w:r w:rsidR="00003CF4">
          <w:t xml:space="preserve"> </w:t>
        </w:r>
      </w:ins>
      <w:ins w:id="422" w:author="Zhao, Shanshan (NIH/NIEHS) [E]" w:date="2026-03-24T15:55:00Z" w16du:dateUtc="2026-03-24T19:55:00Z">
        <w:r w:rsidR="00003CF4">
          <w:t>displays</w:t>
        </w:r>
      </w:ins>
      <w:r>
        <w:t xml:space="preserve"> </w:t>
      </w:r>
      <w:del w:id="423" w:author="Zhao, Shanshan (NIH/NIEHS) [E]" w:date="2026-03-24T15:54:00Z" w16du:dateUtc="2026-03-24T19:54:00Z">
        <w:r w:rsidDel="00003CF4">
          <w:delText xml:space="preserve">temporal evolution </w:delText>
        </w:r>
      </w:del>
      <w:r>
        <w:t>dynamic</w:t>
      </w:r>
      <w:ins w:id="424" w:author="Zhao, Shanshan (NIH/NIEHS) [E]" w:date="2026-03-24T15:54:00Z" w16du:dateUtc="2026-03-24T19:54:00Z">
        <w:r w:rsidR="00003CF4">
          <w:t xml:space="preserve"> evolution of correlations</w:t>
        </w:r>
      </w:ins>
      <w:del w:id="425" w:author="Zhao, Shanshan (NIH/NIEHS) [E]" w:date="2026-03-24T15:54:00Z" w16du:dateUtc="2026-03-24T19:54:00Z">
        <w:r w:rsidDel="00003CF4">
          <w:delText>ally and intuitively to human vision</w:delText>
        </w:r>
      </w:del>
      <w:r>
        <w:t>. It guides users through a</w:t>
      </w:r>
      <w:del w:id="426" w:author="Zhao, Shanshan (NIH/NIEHS) [E]" w:date="2026-03-24T15:55:00Z" w16du:dateUtc="2026-03-24T19:55:00Z">
        <w:r w:rsidDel="00003CF4">
          <w:delText>n</w:delText>
        </w:r>
      </w:del>
      <w:r>
        <w:t xml:space="preserve"> comprehensive analytical workflow with interactive operations</w:t>
      </w:r>
      <w:ins w:id="427" w:author="Zhao, Shanshan (NIH/NIEHS) [E]" w:date="2026-03-24T15:55:00Z" w16du:dateUtc="2026-03-24T19:55:00Z">
        <w:r w:rsidR="00003CF4">
          <w:t xml:space="preserve"> </w:t>
        </w:r>
      </w:ins>
      <w:del w:id="428" w:author="Zhao, Shanshan (NIH/NIEHS) [E]" w:date="2026-03-24T15:55:00Z" w16du:dateUtc="2026-03-24T19:55:00Z">
        <w:r w:rsidDel="00003CF4">
          <w:delText>. Its usage requires</w:delText>
        </w:r>
      </w:del>
      <w:ins w:id="429" w:author="Zhao, Shanshan (NIH/NIEHS) [E]" w:date="2026-03-24T15:55:00Z" w16du:dateUtc="2026-03-24T19:55:00Z">
        <w:r w:rsidR="00003CF4">
          <w:t>with</w:t>
        </w:r>
      </w:ins>
      <w:r>
        <w:t xml:space="preserve"> minimal </w:t>
      </w:r>
      <w:ins w:id="430" w:author="Zhao, Shanshan (NIH/NIEHS) [E]" w:date="2026-03-24T15:55:00Z" w16du:dateUtc="2026-03-24T19:55:00Z">
        <w:r w:rsidR="00003CF4">
          <w:t xml:space="preserve">requirements of </w:t>
        </w:r>
      </w:ins>
      <w:r>
        <w:t xml:space="preserve">technical background </w:t>
      </w:r>
      <w:del w:id="431" w:author="Zhao, Shanshan (NIH/NIEHS) [E]" w:date="2026-03-24T15:55:00Z" w16du:dateUtc="2026-03-24T19:55:00Z">
        <w:r w:rsidDel="00003CF4">
          <w:delText xml:space="preserve">or </w:delText>
        </w:r>
      </w:del>
      <w:ins w:id="432" w:author="Zhao, Shanshan (NIH/NIEHS) [E]" w:date="2026-03-24T15:55:00Z" w16du:dateUtc="2026-03-24T19:55:00Z">
        <w:r w:rsidR="00003CF4">
          <w:t xml:space="preserve">and </w:t>
        </w:r>
      </w:ins>
      <w:r>
        <w:t>coding experience</w:t>
      </w:r>
      <w:del w:id="433" w:author="Zhao, Shanshan (NIH/NIEHS) [E]" w:date="2026-03-24T15:51:00Z" w16du:dateUtc="2026-03-24T19:51:00Z">
        <w:r w:rsidDel="00003CF4">
          <w:delText>, thus desirable for the</w:delText>
        </w:r>
      </w:del>
      <w:ins w:id="434" w:author="Zhao, Shanshan (NIH/NIEHS) [E]" w:date="2026-03-24T15:51:00Z" w16du:dateUtc="2026-03-24T19:51:00Z">
        <w:r w:rsidR="00003CF4">
          <w:t xml:space="preserve"> to facilitate</w:t>
        </w:r>
      </w:ins>
      <w:r>
        <w:t xml:space="preserve"> interdisciplinary collaboration</w:t>
      </w:r>
      <w:del w:id="435" w:author="Zhao, Shanshan (NIH/NIEHS) [E]" w:date="2026-03-24T15:51:00Z" w16du:dateUtc="2026-03-24T19:51:00Z">
        <w:r w:rsidDel="00003CF4">
          <w:delText xml:space="preserve"> settings</w:delText>
        </w:r>
      </w:del>
      <w:r>
        <w:t xml:space="preserve">. </w:t>
      </w:r>
      <w:del w:id="436" w:author="Zhao, Shanshan (NIH/NIEHS) [E]" w:date="2026-03-24T15:52:00Z" w16du:dateUtc="2026-03-24T19:52:00Z">
        <w:r w:rsidDel="00003CF4">
          <w:delText>This section will</w:delText>
        </w:r>
      </w:del>
      <w:ins w:id="437" w:author="Zhao, Shanshan (NIH/NIEHS) [E]" w:date="2026-03-24T15:52:00Z" w16du:dateUtc="2026-03-24T19:52:00Z">
        <w:r w:rsidR="00003CF4">
          <w:t>We</w:t>
        </w:r>
      </w:ins>
      <w:r>
        <w:t xml:space="preserve"> demonstrate the functionalities of mlEDA in details, </w:t>
      </w:r>
      <w:del w:id="438" w:author="Zhao, Shanshan (NIH/NIEHS) [E]" w:date="2026-03-24T15:52:00Z" w16du:dateUtc="2026-03-24T19:52:00Z">
        <w:r w:rsidDel="00003CF4">
          <w:delText>using the</w:delText>
        </w:r>
      </w:del>
      <w:ins w:id="439" w:author="Zhao, Shanshan (NIH/NIEHS) [E]" w:date="2026-03-24T15:52:00Z" w16du:dateUtc="2026-03-24T19:52:00Z">
        <w:r w:rsidR="00003CF4">
          <w:t>with</w:t>
        </w:r>
      </w:ins>
      <w:r>
        <w:t xml:space="preserve"> the </w:t>
      </w:r>
      <w:del w:id="440" w:author="Zhao, Shanshan (NIH/NIEHS) [E]" w:date="2026-03-24T15:52:00Z" w16du:dateUtc="2026-03-24T19:52:00Z">
        <w:r w:rsidDel="00003CF4">
          <w:delText>Infant Feeding and Early Development (</w:delText>
        </w:r>
      </w:del>
      <w:r>
        <w:t>IFED</w:t>
      </w:r>
      <w:del w:id="441" w:author="Zhao, Shanshan (NIH/NIEHS) [E]" w:date="2026-03-24T15:52:00Z" w16du:dateUtc="2026-03-24T19:52:00Z">
        <w:r w:rsidDel="00003CF4">
          <w:delText>)</w:delText>
        </w:r>
      </w:del>
      <w:r>
        <w:t xml:space="preserve"> study</w:t>
      </w:r>
      <w:del w:id="442" w:author="Zhao, Shanshan (NIH/NIEHS) [E]" w:date="2026-03-24T15:52:00Z" w16du:dateUtc="2026-03-24T19:52:00Z">
        <w:r w:rsidDel="00003CF4">
          <w:delText xml:space="preserve"> introduced in  as a motivational example</w:delText>
        </w:r>
      </w:del>
      <w:r>
        <w:t xml:space="preserve">. </w:t>
      </w:r>
      <w:del w:id="443" w:author="Zhao, Shanshan (NIH/NIEHS) [E]" w:date="2026-03-24T15:52:00Z" w16du:dateUtc="2026-03-24T19:52:00Z">
        <w:r w:rsidDel="00003CF4">
          <w:delText>The same data will also serve as a case study example in Section .</w:delText>
        </w:r>
      </w:del>
    </w:p>
    <w:p w14:paraId="56315090" w14:textId="77777777" w:rsidR="00F35CE4" w:rsidRDefault="00000000">
      <w:pPr>
        <w:pStyle w:val="Heading2"/>
      </w:pPr>
      <w:bookmarkStart w:id="444" w:name="sec:func"/>
      <w:r>
        <w:rPr>
          <w:rStyle w:val="SectionNumber"/>
        </w:rPr>
        <w:t>3.1</w:t>
      </w:r>
      <w:r>
        <w:tab/>
        <w:t>Functionalities</w:t>
      </w:r>
    </w:p>
    <w:p w14:paraId="3CEC8199" w14:textId="11A52DA5" w:rsidR="00F35CE4" w:rsidRDefault="00000000">
      <w:pPr>
        <w:pStyle w:val="FirstParagraph"/>
      </w:pPr>
      <w:r>
        <w:t xml:space="preserve">The mlEDA Shiny App guides user through a series of operations to explore various </w:t>
      </w:r>
      <w:del w:id="445" w:author="Zhao, Shanshan (NIH/NIEHS) [E]" w:date="2026-03-24T16:12:00Z" w16du:dateUtc="2026-03-24T20:12:00Z">
        <w:r w:rsidDel="007A7AD5">
          <w:delText xml:space="preserve">facets </w:delText>
        </w:r>
      </w:del>
      <w:ins w:id="446" w:author="Zhao, Shanshan (NIH/NIEHS) [E]" w:date="2026-03-24T16:12:00Z" w16du:dateUtc="2026-03-24T20:12:00Z">
        <w:r w:rsidR="007A7AD5">
          <w:t xml:space="preserve">aspects </w:t>
        </w:r>
      </w:ins>
      <w:r>
        <w:t xml:space="preserve">of </w:t>
      </w:r>
      <w:ins w:id="447" w:author="Zhao, Shanshan (NIH/NIEHS) [E]" w:date="2026-03-24T16:12:00Z" w16du:dateUtc="2026-03-24T20:12:00Z">
        <w:r w:rsidR="007A7AD5">
          <w:t>the</w:t>
        </w:r>
      </w:ins>
      <w:del w:id="448" w:author="Zhao, Shanshan (NIH/NIEHS) [E]" w:date="2026-03-24T16:12:00Z" w16du:dateUtc="2026-03-24T20:12:00Z">
        <w:r w:rsidDel="007A7AD5">
          <w:delText>a full</w:delText>
        </w:r>
      </w:del>
      <w:r>
        <w:t xml:space="preserve"> dataset</w:t>
      </w:r>
      <w:del w:id="449" w:author="Zhao, Shanshan (NIH/NIEHS) [E]" w:date="2026-03-24T16:13:00Z" w16du:dateUtc="2026-03-24T20:13:00Z">
        <w:r w:rsidDel="007A7AD5">
          <w:delText xml:space="preserve">. The entire workflow is briefly summarized in </w:delText>
        </w:r>
      </w:del>
      <w:ins w:id="450" w:author="Zhao, Shanshan (NIH/NIEHS) [E]" w:date="2026-03-24T16:13:00Z" w16du:dateUtc="2026-03-24T20:13:00Z">
        <w:r w:rsidR="007A7AD5">
          <w:t>(</w:t>
        </w:r>
      </w:ins>
      <w:r>
        <w:t xml:space="preserve">Figure </w:t>
      </w:r>
      <w:ins w:id="451" w:author="Zhao, Shanshan (NIH/NIEHS) [E]" w:date="2026-03-24T16:13:00Z" w16du:dateUtc="2026-03-24T20:13:00Z">
        <w:r w:rsidR="007A7AD5">
          <w:t xml:space="preserve">) in separate tabs, including </w:t>
        </w:r>
      </w:ins>
      <w:del w:id="452" w:author="Zhao, Shanshan (NIH/NIEHS) [E]" w:date="2026-03-24T16:13:00Z" w16du:dateUtc="2026-03-24T20:13:00Z">
        <w:r w:rsidDel="007A7AD5">
          <w:delText xml:space="preserve">. Each step corresponds to component of analysis wrapped in a single tab, such as </w:delText>
        </w:r>
      </w:del>
      <w:r>
        <w:t xml:space="preserve">data upload and preview, descriptive statistics and graphs, </w:t>
      </w:r>
      <w:ins w:id="453" w:author="Zhao, Shanshan (NIH/NIEHS) [E]" w:date="2026-03-24T16:14:00Z" w16du:dateUtc="2026-03-24T20:14:00Z">
        <w:r w:rsidR="007A7AD5">
          <w:t xml:space="preserve">a </w:t>
        </w:r>
      </w:ins>
      <w:r>
        <w:t xml:space="preserve">dynamic </w:t>
      </w:r>
      <w:ins w:id="454" w:author="Zhao, Shanshan (NIH/NIEHS) [E]" w:date="2026-03-24T16:14:00Z" w16du:dateUtc="2026-03-24T20:14:00Z">
        <w:r w:rsidR="007A7AD5">
          <w:t xml:space="preserve">network </w:t>
        </w:r>
      </w:ins>
      <w:r>
        <w:t xml:space="preserve">visualization and </w:t>
      </w:r>
      <w:ins w:id="455" w:author="Zhao, Shanshan (NIH/NIEHS) [E]" w:date="2026-03-24T16:14:00Z" w16du:dateUtc="2026-03-24T20:14:00Z">
        <w:r w:rsidR="007A7AD5">
          <w:t xml:space="preserve">a </w:t>
        </w:r>
      </w:ins>
      <w:del w:id="456" w:author="Zhao, Shanshan (NIH/NIEHS) [E]" w:date="2026-03-24T16:14:00Z" w16du:dateUtc="2026-03-24T20:14:00Z">
        <w:r w:rsidDel="007A7AD5">
          <w:delText xml:space="preserve">integrated, </w:delText>
        </w:r>
      </w:del>
      <w:r>
        <w:t>time-</w:t>
      </w:r>
      <w:del w:id="457" w:author="Zhao, Shanshan (NIH/NIEHS) [E]" w:date="2026-03-24T16:14:00Z" w16du:dateUtc="2026-03-24T20:14:00Z">
        <w:r w:rsidDel="007A7AD5">
          <w:delText xml:space="preserve">independent </w:delText>
        </w:r>
      </w:del>
      <w:ins w:id="458" w:author="Zhao, Shanshan (NIH/NIEHS) [E]" w:date="2026-03-24T16:14:00Z" w16du:dateUtc="2026-03-24T20:14:00Z">
        <w:r w:rsidR="007A7AD5">
          <w:t xml:space="preserve">varying integrated network </w:t>
        </w:r>
      </w:ins>
      <w:r>
        <w:t xml:space="preserve">visualization. All tabs in mlEDA consists of a input panel on the left side </w:t>
      </w:r>
      <w:ins w:id="459" w:author="Zhao, Shanshan (NIH/NIEHS) [E]" w:date="2026-03-24T16:15:00Z" w16du:dateUtc="2026-03-24T20:15:00Z">
        <w:r w:rsidR="007A7AD5">
          <w:t>for user-specified</w:t>
        </w:r>
      </w:ins>
      <w:ins w:id="460" w:author="Zhao, Shanshan (NIH/NIEHS) [E]" w:date="2026-03-24T16:16:00Z" w16du:dateUtc="2026-03-24T20:16:00Z">
        <w:r w:rsidR="007A7AD5">
          <w:t xml:space="preserve"> options, </w:t>
        </w:r>
      </w:ins>
      <w:r>
        <w:t>and an output panel on the right side</w:t>
      </w:r>
      <w:del w:id="461" w:author="Zhao, Shanshan (NIH/NIEHS) [E]" w:date="2026-03-24T16:16:00Z" w16du:dateUtc="2026-03-24T20:16:00Z">
        <w:r w:rsidDel="007A7AD5">
          <w:delText>. Users can give commands and specify options in the input panel, and analysis results will be</w:delText>
        </w:r>
      </w:del>
      <w:r>
        <w:t xml:space="preserve"> interactively </w:t>
      </w:r>
      <w:del w:id="462" w:author="Zhao, Shanshan (NIH/NIEHS) [E]" w:date="2026-03-24T16:16:00Z" w16du:dateUtc="2026-03-24T20:16:00Z">
        <w:r w:rsidDel="007A7AD5">
          <w:delText>generated and displayed on the output panel</w:delText>
        </w:r>
      </w:del>
      <w:ins w:id="463" w:author="Zhao, Shanshan (NIH/NIEHS) [E]" w:date="2026-03-24T16:16:00Z" w16du:dateUtc="2026-03-24T20:16:00Z">
        <w:r w:rsidR="007A7AD5">
          <w:t>results</w:t>
        </w:r>
      </w:ins>
      <w:r>
        <w:t>.</w:t>
      </w:r>
      <w:ins w:id="464" w:author="Zhao, Shanshan (NIH/NIEHS) [E]" w:date="2026-03-24T16:16:00Z" w16du:dateUtc="2026-03-24T20:16:00Z">
        <w:r w:rsidR="007A7AD5">
          <w:t xml:space="preserve"> Choices in earlier tabs will be carried to later tabs.</w:t>
        </w:r>
      </w:ins>
    </w:p>
    <w:p w14:paraId="5834A9E4" w14:textId="77777777" w:rsidR="00F35CE4" w:rsidRDefault="00000000">
      <w:pPr>
        <w:pStyle w:val="CaptionedFigure"/>
      </w:pPr>
      <w:r>
        <w:rPr>
          <w:noProof/>
        </w:rPr>
        <w:drawing>
          <wp:inline distT="0" distB="0" distL="0" distR="0" wp14:anchorId="40B1C4D9" wp14:editId="7ED9A241">
            <wp:extent cx="3733800" cy="1439068"/>
            <wp:effectExtent l="0" t="0" r="0" b="0"/>
            <wp:docPr id="29" name="Picture" descr="Figure 3.1: mlEDA workflow summary"/>
            <wp:cNvGraphicFramePr/>
            <a:graphic xmlns:a="http://schemas.openxmlformats.org/drawingml/2006/main">
              <a:graphicData uri="http://schemas.openxmlformats.org/drawingml/2006/picture">
                <pic:pic xmlns:pic="http://schemas.openxmlformats.org/drawingml/2006/picture">
                  <pic:nvPicPr>
                    <pic:cNvPr id="30" name="Picture" descr="../Manuscripts/Workflow.png"/>
                    <pic:cNvPicPr>
                      <a:picLocks noChangeAspect="1" noChangeArrowheads="1"/>
                    </pic:cNvPicPr>
                  </pic:nvPicPr>
                  <pic:blipFill>
                    <a:blip r:embed="rId10"/>
                    <a:stretch>
                      <a:fillRect/>
                    </a:stretch>
                  </pic:blipFill>
                  <pic:spPr bwMode="auto">
                    <a:xfrm>
                      <a:off x="0" y="0"/>
                      <a:ext cx="3733800" cy="1439068"/>
                    </a:xfrm>
                    <a:prstGeom prst="rect">
                      <a:avLst/>
                    </a:prstGeom>
                    <a:noFill/>
                    <a:ln w="9525">
                      <a:noFill/>
                      <a:headEnd/>
                      <a:tailEnd/>
                    </a:ln>
                  </pic:spPr>
                </pic:pic>
              </a:graphicData>
            </a:graphic>
          </wp:inline>
        </w:drawing>
      </w:r>
    </w:p>
    <w:p w14:paraId="77666B76" w14:textId="77777777" w:rsidR="00F35CE4" w:rsidRDefault="00000000">
      <w:pPr>
        <w:pStyle w:val="ImageCaption"/>
      </w:pPr>
      <w:bookmarkStart w:id="465" w:name="fig:workflow"/>
      <w:bookmarkEnd w:id="465"/>
      <w:r>
        <w:t>Figure 3.1: mlEDA workflow summary</w:t>
      </w:r>
    </w:p>
    <w:p w14:paraId="2F3593B1" w14:textId="77777777" w:rsidR="00F35CE4" w:rsidRDefault="00000000">
      <w:pPr>
        <w:pStyle w:val="Heading3"/>
      </w:pPr>
      <w:bookmarkStart w:id="466" w:name="data-upload-and-preview"/>
      <w:r>
        <w:rPr>
          <w:rStyle w:val="SectionNumber"/>
        </w:rPr>
        <w:t>3.1.1</w:t>
      </w:r>
      <w:r>
        <w:tab/>
        <w:t>Data upload and preview</w:t>
      </w:r>
    </w:p>
    <w:p w14:paraId="356FB083" w14:textId="20334FAB" w:rsidR="00F35CE4" w:rsidRDefault="00000000">
      <w:pPr>
        <w:pStyle w:val="FirstParagraph"/>
      </w:pPr>
      <w:r>
        <w:t xml:space="preserve">The first tab of mlEDA allows user to upload a dataset from their </w:t>
      </w:r>
      <w:del w:id="467" w:author="Zhao, Shanshan (NIH/NIEHS) [E]" w:date="2026-03-24T16:17:00Z" w16du:dateUtc="2026-03-24T20:17:00Z">
        <w:r w:rsidDel="00450055">
          <w:delText xml:space="preserve">own </w:delText>
        </w:r>
      </w:del>
      <w:r>
        <w:t xml:space="preserve">local device. Currently, the dataset is required to be a csv file with long-format, </w:t>
      </w:r>
      <w:del w:id="468" w:author="Zhao, Shanshan (NIH/NIEHS) [E]" w:date="2026-03-24T16:17:00Z" w16du:dateUtc="2026-03-24T20:17:00Z">
        <w:r w:rsidDel="00450055">
          <w:delText xml:space="preserve">meaning </w:delText>
        </w:r>
      </w:del>
      <w:ins w:id="469" w:author="Zhao, Shanshan (NIH/NIEHS) [E]" w:date="2026-03-24T16:17:00Z" w16du:dateUtc="2026-03-24T20:17:00Z">
        <w:r w:rsidR="00450055">
          <w:t xml:space="preserve">with </w:t>
        </w:r>
      </w:ins>
      <w:r>
        <w:t xml:space="preserve">each row </w:t>
      </w:r>
      <w:del w:id="470" w:author="Zhao, Shanshan (NIH/NIEHS) [E]" w:date="2026-03-24T16:17:00Z" w16du:dateUtc="2026-03-24T20:17:00Z">
        <w:r w:rsidDel="00450055">
          <w:delText xml:space="preserve">is </w:delText>
        </w:r>
      </w:del>
      <w:ins w:id="471" w:author="Zhao, Shanshan (NIH/NIEHS) [E]" w:date="2026-03-24T16:17:00Z" w16du:dateUtc="2026-03-24T20:17:00Z">
        <w:r w:rsidR="00450055">
          <w:t xml:space="preserve">representing </w:t>
        </w:r>
      </w:ins>
      <w:del w:id="472" w:author="Zhao, Shanshan (NIH/NIEHS) [E]" w:date="2026-03-24T16:22:00Z" w16du:dateUtc="2026-03-24T20:22:00Z">
        <w:r w:rsidDel="00450055">
          <w:delText xml:space="preserve">an </w:delText>
        </w:r>
      </w:del>
      <w:r>
        <w:t>observation</w:t>
      </w:r>
      <w:ins w:id="473" w:author="Zhao, Shanshan (NIH/NIEHS) [E]" w:date="2026-03-24T16:22:00Z" w16du:dateUtc="2026-03-24T20:22:00Z">
        <w:r w:rsidR="00450055">
          <w:t>s</w:t>
        </w:r>
      </w:ins>
      <w:r>
        <w:t xml:space="preserve"> from one subject at a single time point, and repeated measures at different </w:t>
      </w:r>
      <w:r>
        <w:lastRenderedPageBreak/>
        <w:t>times should be vertically stacked. The uploaded data will then be displayed on the output panel in a table format, followed by a brief summary of sample size and follow-up times.</w:t>
      </w:r>
    </w:p>
    <w:p w14:paraId="18D368CF" w14:textId="5770C5A4" w:rsidR="00F35CE4" w:rsidRDefault="00000000">
      <w:pPr>
        <w:pStyle w:val="BodyText"/>
      </w:pPr>
      <w:del w:id="474" w:author="Zhao, Shanshan (NIH/NIEHS) [E]" w:date="2026-03-24T16:27:00Z" w16du:dateUtc="2026-03-24T20:27:00Z">
        <w:r w:rsidDel="00450055">
          <w:delText xml:space="preserve">It is also important </w:delText>
        </w:r>
      </w:del>
      <w:ins w:id="475" w:author="Zhao, Shanshan (NIH/NIEHS) [E]" w:date="2026-03-24T16:27:00Z" w16du:dateUtc="2026-03-24T20:27:00Z">
        <w:r w:rsidR="00450055">
          <w:t>U</w:t>
        </w:r>
      </w:ins>
      <w:ins w:id="476" w:author="Zhao, Shanshan (NIH/NIEHS) [E]" w:date="2026-03-24T16:23:00Z" w16du:dateUtc="2026-03-24T20:23:00Z">
        <w:r w:rsidR="00450055">
          <w:t xml:space="preserve">sers </w:t>
        </w:r>
      </w:ins>
      <w:ins w:id="477" w:author="Zhao, Shanshan (NIH/NIEHS) [E]" w:date="2026-03-24T16:27:00Z" w16du:dateUtc="2026-03-24T20:27:00Z">
        <w:r w:rsidR="00450055">
          <w:t xml:space="preserve">need to </w:t>
        </w:r>
      </w:ins>
      <w:del w:id="478" w:author="Zhao, Shanshan (NIH/NIEHS) [E]" w:date="2026-03-24T16:23:00Z" w16du:dateUtc="2026-03-24T20:23:00Z">
        <w:r w:rsidDel="00450055">
          <w:delText xml:space="preserve">that user should </w:delText>
        </w:r>
      </w:del>
      <w:r>
        <w:t xml:space="preserve">specify the time and subject identifier in this tab, </w:t>
      </w:r>
      <w:del w:id="479" w:author="Zhao, Shanshan (NIH/NIEHS) [E]" w:date="2026-03-24T16:27:00Z" w16du:dateUtc="2026-03-24T20:27:00Z">
        <w:r w:rsidDel="00450055">
          <w:delText>as those are the defining factors of</w:delText>
        </w:r>
      </w:del>
      <w:ins w:id="480" w:author="Zhao, Shanshan (NIH/NIEHS) [E]" w:date="2026-03-24T16:27:00Z" w16du:dateUtc="2026-03-24T20:27:00Z">
        <w:r w:rsidR="00450055">
          <w:t>to identify</w:t>
        </w:r>
      </w:ins>
      <w:r>
        <w:t xml:space="preserve"> repeated measures over time </w:t>
      </w:r>
      <w:del w:id="481" w:author="Zhao, Shanshan (NIH/NIEHS) [E]" w:date="2026-03-24T16:27:00Z" w16du:dateUtc="2026-03-24T20:27:00Z">
        <w:r w:rsidDel="00450055">
          <w:delText>and will affect</w:delText>
        </w:r>
      </w:del>
      <w:ins w:id="482" w:author="Zhao, Shanshan (NIH/NIEHS) [E]" w:date="2026-03-24T16:27:00Z" w16du:dateUtc="2026-03-24T20:27:00Z">
        <w:r w:rsidR="00450055">
          <w:t>for</w:t>
        </w:r>
      </w:ins>
      <w:r>
        <w:t xml:space="preserve"> future analysis. </w:t>
      </w:r>
      <w:del w:id="483" w:author="Zhao, Shanshan (NIH/NIEHS) [E]" w:date="2026-03-24T16:27:00Z" w16du:dateUtc="2026-03-24T20:27:00Z">
        <w:r w:rsidDel="00450055">
          <w:delText xml:space="preserve">In some cases a dataset can contain multiple variables for time or subject ID. </w:delText>
        </w:r>
      </w:del>
      <w:ins w:id="484" w:author="Zhao, Shanshan (NIH/NIEHS) [E]" w:date="2026-03-24T16:27:00Z" w16du:dateUtc="2026-03-24T20:27:00Z">
        <w:r w:rsidR="00450055">
          <w:t>For t</w:t>
        </w:r>
      </w:ins>
      <w:del w:id="485" w:author="Zhao, Shanshan (NIH/NIEHS) [E]" w:date="2026-03-24T16:27:00Z" w16du:dateUtc="2026-03-24T20:27:00Z">
        <w:r w:rsidDel="00450055">
          <w:delText>T</w:delText>
        </w:r>
      </w:del>
      <w:r>
        <w:t xml:space="preserve">he IFED dataset, </w:t>
      </w:r>
      <w:del w:id="486" w:author="Zhao, Shanshan (NIH/NIEHS) [E]" w:date="2026-03-24T16:28:00Z" w16du:dateUtc="2026-03-24T20:28:00Z">
        <w:r w:rsidDel="00450055">
          <w:delText>as an example, recorded time both by the week a procedure is scheduled, or the number of days after birth. These variables are often highly correlated as they contains the same piece of information in different forms. Therefore, we recommend user to keep only one of them in the following analysis to avoid redundancy, unless they must be included for specific purposes.</w:delText>
        </w:r>
      </w:del>
      <w:ins w:id="487" w:author="Zhao, Shanshan (NIH/NIEHS) [E]" w:date="2026-03-24T16:28:00Z" w16du:dateUtc="2026-03-24T20:28:00Z">
        <w:r w:rsidR="00450055">
          <w:t>we used week of the scheduled visit as time.</w:t>
        </w:r>
      </w:ins>
    </w:p>
    <w:p w14:paraId="0168912A" w14:textId="77777777" w:rsidR="00F35CE4" w:rsidRDefault="00000000">
      <w:pPr>
        <w:pStyle w:val="CaptionedFigure"/>
      </w:pPr>
      <w:commentRangeStart w:id="488"/>
      <w:r>
        <w:rPr>
          <w:noProof/>
        </w:rPr>
        <w:drawing>
          <wp:inline distT="0" distB="0" distL="0" distR="0" wp14:anchorId="7E328741" wp14:editId="737BBB2D">
            <wp:extent cx="4267200" cy="2191566"/>
            <wp:effectExtent l="0" t="0" r="0" b="0"/>
            <wp:docPr id="33" name="Picture" descr="Figure 3.2: Temporal correlation structure"/>
            <wp:cNvGraphicFramePr/>
            <a:graphic xmlns:a="http://schemas.openxmlformats.org/drawingml/2006/main">
              <a:graphicData uri="http://schemas.openxmlformats.org/drawingml/2006/picture">
                <pic:pic xmlns:pic="http://schemas.openxmlformats.org/drawingml/2006/picture">
                  <pic:nvPicPr>
                    <pic:cNvPr id="34" name="Picture" descr="../Manuscripts/AppShots/tab1.png"/>
                    <pic:cNvPicPr>
                      <a:picLocks noChangeAspect="1" noChangeArrowheads="1"/>
                    </pic:cNvPicPr>
                  </pic:nvPicPr>
                  <pic:blipFill>
                    <a:blip r:embed="rId11"/>
                    <a:stretch>
                      <a:fillRect/>
                    </a:stretch>
                  </pic:blipFill>
                  <pic:spPr bwMode="auto">
                    <a:xfrm>
                      <a:off x="0" y="0"/>
                      <a:ext cx="4267200" cy="2191566"/>
                    </a:xfrm>
                    <a:prstGeom prst="rect">
                      <a:avLst/>
                    </a:prstGeom>
                    <a:noFill/>
                    <a:ln w="9525">
                      <a:noFill/>
                      <a:headEnd/>
                      <a:tailEnd/>
                    </a:ln>
                  </pic:spPr>
                </pic:pic>
              </a:graphicData>
            </a:graphic>
          </wp:inline>
        </w:drawing>
      </w:r>
      <w:commentRangeEnd w:id="488"/>
      <w:r w:rsidR="00437E0A">
        <w:rPr>
          <w:rStyle w:val="CommentReference"/>
          <w:sz w:val="24"/>
          <w:szCs w:val="24"/>
        </w:rPr>
        <w:commentReference w:id="488"/>
      </w:r>
    </w:p>
    <w:p w14:paraId="2395A212" w14:textId="77777777" w:rsidR="00F35CE4" w:rsidRDefault="00000000">
      <w:pPr>
        <w:pStyle w:val="ImageCaption"/>
      </w:pPr>
      <w:bookmarkStart w:id="489" w:name="fig:fig-tab1"/>
      <w:bookmarkEnd w:id="489"/>
      <w:commentRangeStart w:id="490"/>
      <w:commentRangeStart w:id="491"/>
      <w:r>
        <w:t>Figure 3.2: Temporal correlation structure</w:t>
      </w:r>
      <w:commentRangeEnd w:id="490"/>
      <w:r w:rsidR="00437E0A">
        <w:rPr>
          <w:rStyle w:val="CommentReference"/>
          <w:sz w:val="24"/>
          <w:szCs w:val="24"/>
        </w:rPr>
        <w:commentReference w:id="490"/>
      </w:r>
      <w:commentRangeEnd w:id="491"/>
      <w:r w:rsidR="00437E0A">
        <w:rPr>
          <w:rStyle w:val="CommentReference"/>
          <w:sz w:val="24"/>
          <w:szCs w:val="24"/>
        </w:rPr>
        <w:commentReference w:id="491"/>
      </w:r>
    </w:p>
    <w:p w14:paraId="3E774DA7" w14:textId="77777777" w:rsidR="00F35CE4" w:rsidRDefault="00000000">
      <w:pPr>
        <w:pStyle w:val="Heading3"/>
      </w:pPr>
      <w:bookmarkStart w:id="492" w:name="descriptives"/>
      <w:bookmarkEnd w:id="466"/>
      <w:r>
        <w:rPr>
          <w:rStyle w:val="SectionNumber"/>
        </w:rPr>
        <w:t>3.1.2</w:t>
      </w:r>
      <w:r>
        <w:tab/>
        <w:t>Descriptives</w:t>
      </w:r>
    </w:p>
    <w:p w14:paraId="01EADF18" w14:textId="66A6E403" w:rsidR="00F35CE4" w:rsidRDefault="00000000">
      <w:pPr>
        <w:pStyle w:val="FirstParagraph"/>
      </w:pPr>
      <w:bookmarkStart w:id="493" w:name="OLE_LINK1"/>
      <w:r>
        <w:t xml:space="preserve">The second tab of mlEDA provides </w:t>
      </w:r>
      <w:ins w:id="494" w:author="Zhao, Shanshan (NIH/NIEHS) [E]" w:date="2026-03-24T16:56:00Z" w16du:dateUtc="2026-03-24T20:56:00Z">
        <w:r w:rsidR="00F14A1D">
          <w:t xml:space="preserve">descriptive </w:t>
        </w:r>
      </w:ins>
      <w:r>
        <w:t xml:space="preserve">graphs and statistics </w:t>
      </w:r>
      <w:del w:id="495" w:author="Zhao, Shanshan (NIH/NIEHS) [E]" w:date="2026-03-24T16:56:00Z" w16du:dateUtc="2026-03-24T20:56:00Z">
        <w:r w:rsidDel="00F14A1D">
          <w:delText xml:space="preserve">for detailed exploration </w:delText>
        </w:r>
      </w:del>
      <w:del w:id="496" w:author="Zhao, Shanshan (NIH/NIEHS) [E]" w:date="2026-03-24T16:39:00Z" w16du:dateUtc="2026-03-24T20:39:00Z">
        <w:r w:rsidDel="006C7944">
          <w:delText>of subsets of the data. If offers</w:delText>
        </w:r>
      </w:del>
      <w:ins w:id="497" w:author="Zhao, Shanshan (NIH/NIEHS) [E]" w:date="2026-03-24T16:39:00Z" w16du:dateUtc="2026-03-24T20:39:00Z">
        <w:r w:rsidR="006C7944">
          <w:t>from</w:t>
        </w:r>
      </w:ins>
      <w:r>
        <w:t xml:space="preserve"> three aspects</w:t>
      </w:r>
      <w:ins w:id="498" w:author="Zhao, Shanshan (NIH/NIEHS) [E]" w:date="2026-03-24T16:56:00Z" w16du:dateUtc="2026-03-24T20:56:00Z">
        <w:r w:rsidR="00F14A1D">
          <w:t>,</w:t>
        </w:r>
      </w:ins>
      <w:r>
        <w:t xml:space="preserve"> </w:t>
      </w:r>
      <w:del w:id="499" w:author="Zhao, Shanshan (NIH/NIEHS) [E]" w:date="2026-03-24T16:39:00Z" w16du:dateUtc="2026-03-24T20:39:00Z">
        <w:r w:rsidDel="006C7944">
          <w:delText xml:space="preserve">of examination respectively </w:delText>
        </w:r>
      </w:del>
      <w:r>
        <w:t xml:space="preserve">under </w:t>
      </w:r>
      <w:del w:id="500" w:author="Zhao, Shanshan (NIH/NIEHS) [E]" w:date="2026-03-24T16:39:00Z" w16du:dateUtc="2026-03-24T20:39:00Z">
        <w:r w:rsidDel="006C7944">
          <w:delText xml:space="preserve">three </w:delText>
        </w:r>
      </w:del>
      <w:ins w:id="501" w:author="Zhao, Shanshan (NIH/NIEHS) [E]" w:date="2026-03-24T16:39:00Z" w16du:dateUtc="2026-03-24T20:39:00Z">
        <w:r w:rsidR="006C7944">
          <w:t xml:space="preserve">separate </w:t>
        </w:r>
      </w:ins>
      <w:r>
        <w:t xml:space="preserve">subtabs: </w:t>
      </w:r>
      <w:commentRangeStart w:id="502"/>
      <w:r>
        <w:t>univariate distribution, bivariate correlation and multivariate correlation</w:t>
      </w:r>
      <w:commentRangeEnd w:id="502"/>
      <w:r w:rsidR="00437E0A">
        <w:rPr>
          <w:rStyle w:val="CommentReference"/>
          <w:sz w:val="24"/>
          <w:szCs w:val="24"/>
        </w:rPr>
        <w:commentReference w:id="502"/>
      </w:r>
      <w:r>
        <w:t>.</w:t>
      </w:r>
    </w:p>
    <w:p w14:paraId="2A7D484D" w14:textId="760E1383" w:rsidR="00F35CE4" w:rsidRDefault="00000000">
      <w:pPr>
        <w:pStyle w:val="Heading4"/>
      </w:pPr>
      <w:bookmarkStart w:id="503" w:name="univaraiate"/>
      <w:bookmarkEnd w:id="493"/>
      <w:r>
        <w:rPr>
          <w:rStyle w:val="SectionNumber"/>
        </w:rPr>
        <w:t>3.1.2.1</w:t>
      </w:r>
      <w:r>
        <w:tab/>
      </w:r>
      <w:del w:id="504" w:author="Zhao, Shanshan (NIH/NIEHS) [E]" w:date="2026-03-25T10:17:00Z" w16du:dateUtc="2026-03-25T14:17:00Z">
        <w:r w:rsidDel="00B67F57">
          <w:delText>Univaraiate</w:delText>
        </w:r>
      </w:del>
      <w:ins w:id="505" w:author="Zhao, Shanshan (NIH/NIEHS) [E]" w:date="2026-03-25T10:17:00Z" w16du:dateUtc="2026-03-25T14:17:00Z">
        <w:r w:rsidR="00B67F57">
          <w:t xml:space="preserve"> Univariate</w:t>
        </w:r>
      </w:ins>
      <w:ins w:id="506" w:author="Zhao, Shanshan (NIH/NIEHS) [E]" w:date="2026-03-24T16:43:00Z" w16du:dateUtc="2026-03-24T20:43:00Z">
        <w:r w:rsidR="006C7944">
          <w:t xml:space="preserve"> </w:t>
        </w:r>
      </w:ins>
      <w:ins w:id="507" w:author="Zhao, Shanshan (NIH/NIEHS) [E]" w:date="2026-03-25T10:21:00Z" w16du:dateUtc="2026-03-25T14:21:00Z">
        <w:r w:rsidR="00B67F57">
          <w:t>Analysis</w:t>
        </w:r>
      </w:ins>
    </w:p>
    <w:p w14:paraId="234B8EBD" w14:textId="75478D48" w:rsidR="00F35CE4" w:rsidDel="00FE1530" w:rsidRDefault="00000000">
      <w:pPr>
        <w:pStyle w:val="FirstParagraph"/>
        <w:rPr>
          <w:del w:id="508" w:author="Zhao, Shanshan (NIH/NIEHS) [E]" w:date="2026-03-26T14:42:00Z" w16du:dateUtc="2026-03-26T18:42:00Z"/>
        </w:rPr>
      </w:pPr>
      <w:bookmarkStart w:id="509" w:name="OLE_LINK25"/>
      <w:r>
        <w:t xml:space="preserve">On the first </w:t>
      </w:r>
      <w:ins w:id="510" w:author="Zhao, Shanshan (NIH/NIEHS) [E]" w:date="2026-03-24T16:56:00Z" w16du:dateUtc="2026-03-24T20:56:00Z">
        <w:r w:rsidR="00657638">
          <w:t xml:space="preserve">subtab of </w:t>
        </w:r>
      </w:ins>
      <w:r>
        <w:t>“Univariate</w:t>
      </w:r>
      <w:ins w:id="511" w:author="Zhao, Shanshan (NIH/NIEHS) [E]" w:date="2026-03-24T16:46:00Z" w16du:dateUtc="2026-03-24T20:46:00Z">
        <w:r w:rsidR="002D1772">
          <w:t xml:space="preserve"> </w:t>
        </w:r>
      </w:ins>
      <w:ins w:id="512" w:author="Zhao, Shanshan (NIH/NIEHS) [E]" w:date="2026-03-25T10:21:00Z" w16du:dateUtc="2026-03-25T14:21:00Z">
        <w:r w:rsidR="00B67F57">
          <w:t>Analysis</w:t>
        </w:r>
      </w:ins>
      <w:r>
        <w:t>”</w:t>
      </w:r>
      <w:del w:id="513" w:author="Zhao, Shanshan (NIH/NIEHS) [E]" w:date="2026-03-24T16:57:00Z" w16du:dateUtc="2026-03-24T20:57:00Z">
        <w:r w:rsidDel="00657638">
          <w:delText xml:space="preserve"> </w:delText>
        </w:r>
        <w:commentRangeStart w:id="514"/>
        <w:r w:rsidDel="00657638">
          <w:delText>subtab</w:delText>
        </w:r>
        <w:commentRangeEnd w:id="514"/>
        <w:r w:rsidR="00437E0A" w:rsidDel="00657638">
          <w:rPr>
            <w:rStyle w:val="CommentReference"/>
            <w:sz w:val="24"/>
            <w:szCs w:val="24"/>
          </w:rPr>
          <w:commentReference w:id="514"/>
        </w:r>
      </w:del>
      <w:r>
        <w:t xml:space="preserve">, users can choose </w:t>
      </w:r>
      <w:del w:id="515" w:author="Zhao, Shanshan (NIH/NIEHS) [E]" w:date="2026-03-26T13:53:00Z" w16du:dateUtc="2026-03-26T17:53:00Z">
        <w:r w:rsidDel="00071206">
          <w:delText xml:space="preserve">any </w:delText>
        </w:r>
      </w:del>
      <w:ins w:id="516" w:author="Zhao, Shanshan (NIH/NIEHS) [E]" w:date="2026-03-26T13:53:00Z" w16du:dateUtc="2026-03-26T17:53:00Z">
        <w:r w:rsidR="00071206">
          <w:t xml:space="preserve">a </w:t>
        </w:r>
      </w:ins>
      <w:del w:id="517" w:author="Zhao, Shanshan (NIH/NIEHS) [E]" w:date="2026-03-25T10:22:00Z" w16du:dateUtc="2026-03-25T14:22:00Z">
        <w:r w:rsidDel="00B67F57">
          <w:delText xml:space="preserve">single </w:delText>
        </w:r>
      </w:del>
      <w:r>
        <w:t xml:space="preserve">variable from the dataset and examine its distribution </w:t>
      </w:r>
      <w:del w:id="518" w:author="Zhao, Shanshan (NIH/NIEHS) [E]" w:date="2026-03-25T10:22:00Z" w16du:dateUtc="2026-03-25T14:22:00Z">
        <w:r w:rsidDel="00B67F57">
          <w:delText>at each time point and the change in distribution over</w:delText>
        </w:r>
      </w:del>
      <w:ins w:id="519" w:author="Zhao, Shanshan (NIH/NIEHS) [E]" w:date="2026-03-25T10:22:00Z" w16du:dateUtc="2026-03-25T14:22:00Z">
        <w:r w:rsidR="00B67F57">
          <w:t>across</w:t>
        </w:r>
      </w:ins>
      <w:r>
        <w:t xml:space="preserve"> time. </w:t>
      </w:r>
      <w:del w:id="520" w:author="Zhao, Shanshan (NIH/NIEHS) [E]" w:date="2026-03-26T13:54:00Z" w16du:dateUtc="2026-03-26T17:54:00Z">
        <w:r w:rsidDel="00071206">
          <w:delText>The choice of summary graphs depends on how</w:delText>
        </w:r>
      </w:del>
      <w:ins w:id="521" w:author="Zhao, Shanshan (NIH/NIEHS) [E]" w:date="2026-03-26T13:54:00Z" w16du:dateUtc="2026-03-26T17:54:00Z">
        <w:r w:rsidR="00071206">
          <w:t xml:space="preserve">User also need to decide </w:t>
        </w:r>
      </w:ins>
      <w:ins w:id="522" w:author="Zhao, Shanshan (NIH/NIEHS) [E]" w:date="2026-03-26T13:55:00Z" w16du:dateUtc="2026-03-26T17:55:00Z">
        <w:r w:rsidR="00071206">
          <w:t xml:space="preserve">whether </w:t>
        </w:r>
      </w:ins>
      <w:ins w:id="523" w:author="Zhao, Shanshan (NIH/NIEHS) [E]" w:date="2026-03-26T13:54:00Z" w16du:dateUtc="2026-03-26T17:54:00Z">
        <w:r w:rsidR="00071206">
          <w:t>to treat</w:t>
        </w:r>
      </w:ins>
      <w:r>
        <w:t xml:space="preserve"> the </w:t>
      </w:r>
      <w:del w:id="524" w:author="Zhao, Shanshan (NIH/NIEHS) [E]" w:date="2026-03-26T13:50:00Z" w16du:dateUtc="2026-03-26T17:50:00Z">
        <w:r w:rsidDel="00071206">
          <w:delText>“</w:delText>
        </w:r>
      </w:del>
      <w:r>
        <w:t>time</w:t>
      </w:r>
      <w:del w:id="525" w:author="Zhao, Shanshan (NIH/NIEHS) [E]" w:date="2026-03-26T13:50:00Z" w16du:dateUtc="2026-03-26T17:50:00Z">
        <w:r w:rsidDel="00071206">
          <w:delText>”</w:delText>
        </w:r>
      </w:del>
      <w:r>
        <w:t xml:space="preserve"> variable</w:t>
      </w:r>
      <w:ins w:id="526" w:author="Zhao, Shanshan (NIH/NIEHS) [E]" w:date="2026-03-26T13:50:00Z" w16du:dateUtc="2026-03-26T17:50:00Z">
        <w:r w:rsidR="00071206">
          <w:t xml:space="preserve"> defined in the first tab</w:t>
        </w:r>
      </w:ins>
      <w:r>
        <w:t xml:space="preserve"> </w:t>
      </w:r>
      <w:del w:id="527" w:author="Zhao, Shanshan (NIH/NIEHS) [E]" w:date="2026-03-26T13:54:00Z" w16du:dateUtc="2026-03-26T17:54:00Z">
        <w:r w:rsidDel="00071206">
          <w:delText xml:space="preserve">is </w:delText>
        </w:r>
      </w:del>
      <w:ins w:id="528" w:author="Zhao, Shanshan (NIH/NIEHS) [E]" w:date="2026-03-26T13:54:00Z" w16du:dateUtc="2026-03-26T17:54:00Z">
        <w:r w:rsidR="00071206">
          <w:t xml:space="preserve">as </w:t>
        </w:r>
      </w:ins>
      <w:ins w:id="529" w:author="Zhao, Shanshan (NIH/NIEHS) [E]" w:date="2026-03-26T13:55:00Z" w16du:dateUtc="2026-03-26T17:55:00Z">
        <w:r w:rsidR="00071206">
          <w:t>discrete or continuous</w:t>
        </w:r>
      </w:ins>
      <w:del w:id="530" w:author="Zhao, Shanshan (NIH/NIEHS) [E]" w:date="2026-03-26T13:50:00Z" w16du:dateUtc="2026-03-26T17:50:00Z">
        <w:r w:rsidDel="00071206">
          <w:delText>perceived</w:delText>
        </w:r>
      </w:del>
      <w:r>
        <w:t xml:space="preserve">. </w:t>
      </w:r>
      <w:ins w:id="531" w:author="Zhao, Shanshan (NIH/NIEHS) [E]" w:date="2026-03-26T13:55:00Z" w16du:dateUtc="2026-03-26T17:55:00Z">
        <w:r w:rsidR="00071206">
          <w:t>When</w:t>
        </w:r>
      </w:ins>
      <w:del w:id="532" w:author="Zhao, Shanshan (NIH/NIEHS) [E]" w:date="2026-03-26T13:55:00Z" w16du:dateUtc="2026-03-26T17:55:00Z">
        <w:r w:rsidDel="00071206">
          <w:delText>If</w:delText>
        </w:r>
      </w:del>
      <w:r>
        <w:t xml:space="preserve"> time grid is relatively sparse </w:t>
      </w:r>
      <w:del w:id="533" w:author="Zhao, Shanshan (NIH/NIEHS) [E]" w:date="2026-03-26T13:50:00Z" w16du:dateUtc="2026-03-26T17:50:00Z">
        <w:r w:rsidDel="00071206">
          <w:delText>and irregular</w:delText>
        </w:r>
      </w:del>
      <w:r>
        <w:t>(e.g. a</w:t>
      </w:r>
      <w:ins w:id="534" w:author="Zhao, Shanshan (NIH/NIEHS) [E]" w:date="2026-03-26T13:55:00Z" w16du:dateUtc="2026-03-26T17:55:00Z">
        <w:r w:rsidR="00071206">
          <w:t xml:space="preserve"> limited number</w:t>
        </w:r>
      </w:ins>
      <w:del w:id="535" w:author="Zhao, Shanshan (NIH/NIEHS) [E]" w:date="2026-03-26T13:55:00Z" w16du:dateUtc="2026-03-26T17:55:00Z">
        <w:r w:rsidDel="00071206">
          <w:delText xml:space="preserve"> handful</w:delText>
        </w:r>
      </w:del>
      <w:r>
        <w:t xml:space="preserve"> of </w:t>
      </w:r>
      <w:ins w:id="536" w:author="Zhao, Shanshan (NIH/NIEHS) [E]" w:date="2026-03-26T13:55:00Z" w16du:dateUtc="2026-03-26T17:55:00Z">
        <w:r w:rsidR="00071206">
          <w:t>scheduled visits</w:t>
        </w:r>
      </w:ins>
      <w:del w:id="537" w:author="Zhao, Shanshan (NIH/NIEHS) [E]" w:date="2026-03-26T13:55:00Z" w16du:dateUtc="2026-03-26T17:55:00Z">
        <w:r w:rsidDel="00071206">
          <w:delText>time points</w:delText>
        </w:r>
      </w:del>
      <w:r>
        <w:t xml:space="preserve">), </w:t>
      </w:r>
      <w:del w:id="538" w:author="Zhao, Shanshan (NIH/NIEHS) [E]" w:date="2026-03-26T13:55:00Z" w16du:dateUtc="2026-03-26T17:55:00Z">
        <w:r w:rsidDel="00071206">
          <w:delText xml:space="preserve">users </w:delText>
        </w:r>
      </w:del>
      <w:del w:id="539" w:author="Zhao, Shanshan (NIH/NIEHS) [E]" w:date="2026-03-26T13:51:00Z" w16du:dateUtc="2026-03-26T17:51:00Z">
        <w:r w:rsidDel="00071206">
          <w:delText>are more likely to think of</w:delText>
        </w:r>
      </w:del>
      <w:del w:id="540" w:author="Zhao, Shanshan (NIH/NIEHS) [E]" w:date="2026-03-26T13:55:00Z" w16du:dateUtc="2026-03-26T17:55:00Z">
        <w:r w:rsidDel="00071206">
          <w:delText xml:space="preserve"> </w:delText>
        </w:r>
      </w:del>
      <w:r>
        <w:t xml:space="preserve">time </w:t>
      </w:r>
      <w:ins w:id="541" w:author="Zhao, Shanshan (NIH/NIEHS) [E]" w:date="2026-03-26T13:55:00Z" w16du:dateUtc="2026-03-26T17:55:00Z">
        <w:r w:rsidR="00071206">
          <w:t xml:space="preserve">can be naturally treated </w:t>
        </w:r>
      </w:ins>
      <w:r>
        <w:t>as discrete</w:t>
      </w:r>
      <w:ins w:id="542" w:author="Zhao, Shanshan (NIH/NIEHS) [E]" w:date="2026-03-26T13:57:00Z" w16du:dateUtc="2026-03-26T17:57:00Z">
        <w:r w:rsidR="00071206">
          <w:t>, and mlEDA summarizes</w:t>
        </w:r>
      </w:ins>
      <w:r>
        <w:t xml:space="preserve"> </w:t>
      </w:r>
      <w:del w:id="543" w:author="Zhao, Shanshan (NIH/NIEHS) [E]" w:date="2026-03-26T13:51:00Z" w16du:dateUtc="2026-03-26T17:51:00Z">
        <w:r w:rsidDel="00071206">
          <w:delText>points and focus on the</w:delText>
        </w:r>
      </w:del>
      <w:ins w:id="544" w:author="Zhao, Shanshan (NIH/NIEHS) [E]" w:date="2026-03-26T13:57:00Z" w16du:dateUtc="2026-03-26T17:57:00Z">
        <w:r w:rsidR="00071206">
          <w:t xml:space="preserve">data </w:t>
        </w:r>
      </w:ins>
      <w:del w:id="545" w:author="Zhao, Shanshan (NIH/NIEHS) [E]" w:date="2026-03-26T13:57:00Z" w16du:dateUtc="2026-03-26T17:57:00Z">
        <w:r w:rsidDel="00071206">
          <w:delText xml:space="preserve"> average summary </w:delText>
        </w:r>
      </w:del>
      <w:r>
        <w:t xml:space="preserve">at each time point. </w:t>
      </w:r>
      <w:del w:id="546" w:author="Zhao, Shanshan (NIH/NIEHS) [E]" w:date="2026-03-26T13:58:00Z" w16du:dateUtc="2026-03-26T17:58:00Z">
        <w:r w:rsidDel="00071206">
          <w:delText>On the other hand</w:delText>
        </w:r>
      </w:del>
      <w:ins w:id="547" w:author="Zhao, Shanshan (NIH/NIEHS) [E]" w:date="2026-03-26T13:58:00Z" w16du:dateUtc="2026-03-26T17:58:00Z">
        <w:r w:rsidR="00071206">
          <w:t>When measurements are recorded on</w:t>
        </w:r>
      </w:ins>
      <w:del w:id="548" w:author="Zhao, Shanshan (NIH/NIEHS) [E]" w:date="2026-03-26T13:58:00Z" w16du:dateUtc="2026-03-26T17:58:00Z">
        <w:r w:rsidDel="00071206">
          <w:delText>,</w:delText>
        </w:r>
      </w:del>
      <w:r>
        <w:t xml:space="preserve"> a dense</w:t>
      </w:r>
      <w:del w:id="549" w:author="Zhao, Shanshan (NIH/NIEHS) [E]" w:date="2026-03-26T13:58:00Z" w16du:dateUtc="2026-03-26T17:58:00Z">
        <w:r w:rsidDel="00071206">
          <w:delText>, regular</w:delText>
        </w:r>
      </w:del>
      <w:r>
        <w:t xml:space="preserve"> grid</w:t>
      </w:r>
      <w:ins w:id="550" w:author="Zhao, Shanshan (NIH/NIEHS) [E]" w:date="2026-03-26T13:58:00Z" w16du:dateUtc="2026-03-26T17:58:00Z">
        <w:r w:rsidR="00071206">
          <w:t>, it is more appropriate to treat time</w:t>
        </w:r>
      </w:ins>
      <w:del w:id="551" w:author="Zhao, Shanshan (NIH/NIEHS) [E]" w:date="2026-03-26T13:58:00Z" w16du:dateUtc="2026-03-26T17:58:00Z">
        <w:r w:rsidDel="00071206">
          <w:delText xml:space="preserve"> is more likely to be interpreted</w:delText>
        </w:r>
      </w:del>
      <w:r>
        <w:t xml:space="preserve"> as a continuous variable</w:t>
      </w:r>
      <w:del w:id="552" w:author="Zhao, Shanshan (NIH/NIEHS) [E]" w:date="2026-03-26T13:59:00Z" w16du:dateUtc="2026-03-26T17:59:00Z">
        <w:r w:rsidDel="00071206">
          <w:delText>, where the</w:delText>
        </w:r>
      </w:del>
      <w:ins w:id="553" w:author="Zhao, Shanshan (NIH/NIEHS) [E]" w:date="2026-03-26T13:59:00Z" w16du:dateUtc="2026-03-26T17:59:00Z">
        <w:r w:rsidR="00071206">
          <w:t xml:space="preserve"> to focus on</w:t>
        </w:r>
      </w:ins>
      <w:r>
        <w:t xml:space="preserve"> individual trajectories over time</w:t>
      </w:r>
      <w:del w:id="554" w:author="Zhao, Shanshan (NIH/NIEHS) [E]" w:date="2026-03-26T13:59:00Z" w16du:dateUtc="2026-03-26T17:59:00Z">
        <w:r w:rsidDel="00071206">
          <w:delText xml:space="preserve"> become more important than distribution at each time point</w:delText>
        </w:r>
      </w:del>
      <w:r>
        <w:t>. The choice</w:t>
      </w:r>
      <w:del w:id="555" w:author="Jin, Ying (NIH/NIEHS) [F]" w:date="2026-04-01T16:11:00Z" w16du:dateUtc="2026-04-01T20:11:00Z">
        <w:r w:rsidDel="00A2570D">
          <w:delText xml:space="preserve"> of</w:delText>
        </w:r>
      </w:del>
      <w:r>
        <w:t xml:space="preserve"> </w:t>
      </w:r>
      <w:del w:id="556" w:author="Zhao, Shanshan (NIH/NIEHS) [E]" w:date="2026-03-26T14:00:00Z" w16du:dateUtc="2026-03-26T18:00:00Z">
        <w:r w:rsidDel="00071206">
          <w:delText>perceiving time as categorical or</w:delText>
        </w:r>
      </w:del>
      <w:ins w:id="557" w:author="Zhao, Shanshan (NIH/NIEHS) [E]" w:date="2026-03-26T14:00:00Z" w16du:dateUtc="2026-03-26T18:00:00Z">
        <w:r w:rsidR="00071206">
          <w:t>between discrete and</w:t>
        </w:r>
      </w:ins>
      <w:r>
        <w:t xml:space="preserve"> continuous</w:t>
      </w:r>
      <w:ins w:id="558" w:author="Zhao, Shanshan (NIH/NIEHS) [E]" w:date="2026-03-26T14:00:00Z" w16du:dateUtc="2026-03-26T18:00:00Z">
        <w:r w:rsidR="00071206">
          <w:t xml:space="preserve"> time</w:t>
        </w:r>
      </w:ins>
      <w:r>
        <w:t xml:space="preserve"> depends on </w:t>
      </w:r>
      <w:ins w:id="559" w:author="Zhao, Shanshan (NIH/NIEHS) [E]" w:date="2026-03-26T14:00:00Z" w16du:dateUtc="2026-03-26T18:00:00Z">
        <w:r w:rsidR="00071206">
          <w:t xml:space="preserve">both </w:t>
        </w:r>
      </w:ins>
      <w:r>
        <w:t>the data structure</w:t>
      </w:r>
      <w:ins w:id="560" w:author="Zhao, Shanshan (NIH/NIEHS) [E]" w:date="2026-03-26T14:00:00Z" w16du:dateUtc="2026-03-26T18:00:00Z">
        <w:r w:rsidR="00071206">
          <w:t xml:space="preserve"> and the</w:t>
        </w:r>
      </w:ins>
      <w:del w:id="561" w:author="Zhao, Shanshan (NIH/NIEHS) [E]" w:date="2026-03-26T14:00:00Z" w16du:dateUtc="2026-03-26T18:00:00Z">
        <w:r w:rsidDel="00071206">
          <w:delText xml:space="preserve"> as well as</w:delText>
        </w:r>
      </w:del>
      <w:r>
        <w:t xml:space="preserve"> analysis context</w:t>
      </w:r>
      <w:del w:id="562" w:author="Zhao, Shanshan (NIH/NIEHS) [E]" w:date="2026-03-26T14:00:00Z" w16du:dateUtc="2026-03-26T18:00:00Z">
        <w:r w:rsidDel="00071206">
          <w:delText>, and thus is often up to user discretion</w:delText>
        </w:r>
      </w:del>
      <w:r>
        <w:t xml:space="preserve">. </w:t>
      </w:r>
      <w:ins w:id="563" w:author="Zhao, Shanshan (NIH/NIEHS) [E]" w:date="2026-03-26T14:59:00Z" w16du:dateUtc="2026-03-26T18:59:00Z">
        <w:r w:rsidR="00E820C5">
          <w:t xml:space="preserve">When time is specified as discrete, the selected variable will be summarized by a sequence of boxplots, with sample distribution at each time point and temporal trend represented by the change in sample median over time. When time is continuous, the app generates a spaghetti plot of individual trajectories, along with a smoothed average trajectory. </w:t>
        </w:r>
      </w:ins>
      <w:del w:id="564" w:author="Zhao, Shanshan (NIH/NIEHS) [E]" w:date="2026-03-26T14:01:00Z" w16du:dateUtc="2026-03-26T18:01:00Z">
        <w:r w:rsidDel="00FD77E9">
          <w:delText xml:space="preserve">Taking </w:delText>
        </w:r>
      </w:del>
      <w:del w:id="565" w:author="Zhao, Shanshan (NIH/NIEHS) [E]" w:date="2026-03-26T14:57:00Z" w16du:dateUtc="2026-03-26T18:57:00Z">
        <w:r w:rsidDel="00E820C5">
          <w:delText xml:space="preserve">the IFED </w:delText>
        </w:r>
      </w:del>
      <w:del w:id="566" w:author="Zhao, Shanshan (NIH/NIEHS) [E]" w:date="2026-03-26T14:01:00Z" w16du:dateUtc="2026-03-26T18:01:00Z">
        <w:r w:rsidDel="00FD77E9">
          <w:delText>data as example</w:delText>
        </w:r>
      </w:del>
      <w:del w:id="567" w:author="Zhao, Shanshan (NIH/NIEHS) [E]" w:date="2026-03-26T14:57:00Z" w16du:dateUtc="2026-03-26T18:57:00Z">
        <w:r w:rsidDel="00E820C5">
          <w:delText xml:space="preserve">, time can be treated as discrete </w:delText>
        </w:r>
      </w:del>
      <w:del w:id="568" w:author="Zhao, Shanshan (NIH/NIEHS) [E]" w:date="2026-03-26T14:01:00Z" w16du:dateUtc="2026-03-26T18:01:00Z">
        <w:r w:rsidDel="00FD77E9">
          <w:delText>since there are only</w:delText>
        </w:r>
      </w:del>
      <w:del w:id="569" w:author="Zhao, Shanshan (NIH/NIEHS) [E]" w:date="2026-03-26T14:57:00Z" w16du:dateUtc="2026-03-26T18:57:00Z">
        <w:r w:rsidDel="00E820C5">
          <w:delText xml:space="preserve"> </w:delText>
        </w:r>
      </w:del>
      <w:del w:id="570" w:author="Zhao, Shanshan (NIH/NIEHS) [E]" w:date="2026-03-26T14:10:00Z" w16du:dateUtc="2026-03-26T18:10:00Z">
        <w:r w:rsidDel="005A140E">
          <w:delText xml:space="preserve">12 </w:delText>
        </w:r>
      </w:del>
      <w:del w:id="571" w:author="Zhao, Shanshan (NIH/NIEHS) [E]" w:date="2026-03-26T14:08:00Z" w16du:dateUtc="2026-03-26T18:08:00Z">
        <w:r w:rsidDel="00FD77E9">
          <w:delText xml:space="preserve">unique </w:delText>
        </w:r>
      </w:del>
      <w:del w:id="572" w:author="Zhao, Shanshan (NIH/NIEHS) [E]" w:date="2026-03-26T14:10:00Z" w16du:dateUtc="2026-03-26T18:10:00Z">
        <w:r w:rsidDel="005A140E">
          <w:delText xml:space="preserve">scheduled </w:delText>
        </w:r>
      </w:del>
      <w:del w:id="573" w:author="Zhao, Shanshan (NIH/NIEHS) [E]" w:date="2026-03-26T14:57:00Z" w16du:dateUtc="2026-03-26T18:57:00Z">
        <w:r w:rsidDel="00E820C5">
          <w:delText>visits</w:delText>
        </w:r>
      </w:del>
      <w:del w:id="574" w:author="Zhao, Shanshan (NIH/NIEHS) [E]" w:date="2026-03-26T14:09:00Z" w16du:dateUtc="2026-03-26T18:09:00Z">
        <w:r w:rsidDel="00FD77E9">
          <w:delText xml:space="preserve"> over the follow up period. It can also be preceived as </w:delText>
        </w:r>
      </w:del>
      <w:del w:id="575" w:author="Zhao, Shanshan (NIH/NIEHS) [E]" w:date="2026-03-26T14:57:00Z" w16du:dateUtc="2026-03-26T18:57:00Z">
        <w:r w:rsidDel="00E820C5">
          <w:delText>continuous</w:delText>
        </w:r>
      </w:del>
      <w:del w:id="576" w:author="Zhao, Shanshan (NIH/NIEHS) [E]" w:date="2026-03-26T14:09:00Z" w16du:dateUtc="2026-03-26T18:09:00Z">
        <w:r w:rsidDel="00FD77E9">
          <w:delText>, as the visits are timed by number of weeks after birth</w:delText>
        </w:r>
      </w:del>
      <w:del w:id="577" w:author="Zhao, Shanshan (NIH/NIEHS) [E]" w:date="2026-03-26T14:57:00Z" w16du:dateUtc="2026-03-26T18:57:00Z">
        <w:r w:rsidDel="00E820C5">
          <w:delText xml:space="preserve">. </w:delText>
        </w:r>
      </w:del>
      <w:del w:id="578" w:author="Zhao, Shanshan (NIH/NIEHS) [E]" w:date="2026-03-26T14:09:00Z" w16du:dateUtc="2026-03-26T18:09:00Z">
        <w:r w:rsidDel="00FD77E9">
          <w:delText>In some studies, infant age coded as days after birth is used as the time variable, making a denser grid with 191 unique values present in between 0 and 278. This should be considered continuous due to this high-density.</w:delText>
        </w:r>
      </w:del>
    </w:p>
    <w:p w14:paraId="01D963D5" w14:textId="2010211B" w:rsidR="00E820C5" w:rsidRDefault="00000000">
      <w:pPr>
        <w:pStyle w:val="FirstParagraph"/>
        <w:rPr>
          <w:ins w:id="579" w:author="Zhao, Shanshan (NIH/NIEHS) [E]" w:date="2026-03-26T14:57:00Z" w16du:dateUtc="2026-03-26T18:57:00Z"/>
        </w:rPr>
        <w:pPrChange w:id="580" w:author="Zhao, Shanshan (NIH/NIEHS) [E]" w:date="2026-03-26T14:59:00Z" w16du:dateUtc="2026-03-26T18:59:00Z">
          <w:pPr>
            <w:pStyle w:val="BodyText"/>
          </w:pPr>
        </w:pPrChange>
      </w:pPr>
      <w:del w:id="581" w:author="Zhao, Shanshan (NIH/NIEHS) [E]" w:date="2026-03-26T14:35:00Z" w16du:dateUtc="2026-03-26T18:35:00Z">
        <w:r w:rsidDel="005A140E">
          <w:delText>The mlEDA app accommodates the potential different in time by giving user the option to specify time as discrete or continuous and adjusts the visualization method and following analysis accordingly.</w:delText>
        </w:r>
      </w:del>
      <w:del w:id="582" w:author="Zhao, Shanshan (NIH/NIEHS) [E]" w:date="2026-03-26T14:57:00Z" w16du:dateUtc="2026-03-26T18:57:00Z">
        <w:r w:rsidDel="00E820C5">
          <w:delText xml:space="preserve"> </w:delText>
        </w:r>
      </w:del>
      <w:del w:id="583" w:author="Zhao, Shanshan (NIH/NIEHS) [E]" w:date="2026-03-26T14:35:00Z" w16du:dateUtc="2026-03-26T18:35:00Z">
        <w:r w:rsidDel="005A140E">
          <w:delText>A</w:delText>
        </w:r>
      </w:del>
      <w:del w:id="584" w:author="Zhao, Shanshan (NIH/NIEHS) [E]" w:date="2026-03-26T14:57:00Z" w16du:dateUtc="2026-03-26T18:57:00Z">
        <w:r w:rsidDel="00E820C5">
          <w:delText xml:space="preserve"> variable </w:delText>
        </w:r>
      </w:del>
      <w:del w:id="585" w:author="Zhao, Shanshan (NIH/NIEHS) [E]" w:date="2026-03-26T14:36:00Z" w16du:dateUtc="2026-03-26T18:36:00Z">
        <w:r w:rsidDel="005A140E">
          <w:delText xml:space="preserve">over discrete time </w:delText>
        </w:r>
      </w:del>
      <w:del w:id="586" w:author="Zhao, Shanshan (NIH/NIEHS) [E]" w:date="2026-03-26T14:57:00Z" w16du:dateUtc="2026-03-26T18:57:00Z">
        <w:r w:rsidDel="00E820C5">
          <w:delText xml:space="preserve">will be </w:delText>
        </w:r>
      </w:del>
      <w:del w:id="587" w:author="Zhao, Shanshan (NIH/NIEHS) [E]" w:date="2026-03-26T14:36:00Z" w16du:dateUtc="2026-03-26T18:36:00Z">
        <w:r w:rsidDel="005A140E">
          <w:delText>visualized as</w:delText>
        </w:r>
      </w:del>
      <w:del w:id="588" w:author="Zhao, Shanshan (NIH/NIEHS) [E]" w:date="2026-03-26T14:57:00Z" w16du:dateUtc="2026-03-26T18:57:00Z">
        <w:r w:rsidDel="00E820C5">
          <w:delText xml:space="preserve"> a se</w:delText>
        </w:r>
      </w:del>
      <w:del w:id="589" w:author="Zhao, Shanshan (NIH/NIEHS) [E]" w:date="2026-03-26T14:36:00Z" w16du:dateUtc="2026-03-26T18:36:00Z">
        <w:r w:rsidDel="005A140E">
          <w:delText>ries</w:delText>
        </w:r>
      </w:del>
      <w:del w:id="590" w:author="Zhao, Shanshan (NIH/NIEHS) [E]" w:date="2026-03-26T14:57:00Z" w16du:dateUtc="2026-03-26T18:57:00Z">
        <w:r w:rsidDel="00E820C5">
          <w:delText xml:space="preserve"> of boxplots, </w:delText>
        </w:r>
      </w:del>
      <w:del w:id="591" w:author="Zhao, Shanshan (NIH/NIEHS) [E]" w:date="2026-03-26T14:36:00Z" w16du:dateUtc="2026-03-26T18:36:00Z">
        <w:r w:rsidDel="005A140E">
          <w:delText xml:space="preserve">highlighting </w:delText>
        </w:r>
      </w:del>
      <w:del w:id="592" w:author="Zhao, Shanshan (NIH/NIEHS) [E]" w:date="2026-03-26T14:57:00Z" w16du:dateUtc="2026-03-26T18:57:00Z">
        <w:r w:rsidDel="00E820C5">
          <w:delText xml:space="preserve">sample distribution at each </w:delText>
        </w:r>
      </w:del>
      <w:del w:id="593" w:author="Zhao, Shanshan (NIH/NIEHS) [E]" w:date="2026-03-26T14:36:00Z" w16du:dateUtc="2026-03-26T18:36:00Z">
        <w:r w:rsidDel="005A140E">
          <w:delText xml:space="preserve">measurement </w:delText>
        </w:r>
      </w:del>
      <w:del w:id="594" w:author="Zhao, Shanshan (NIH/NIEHS) [E]" w:date="2026-03-26T14:57:00Z" w16du:dateUtc="2026-03-26T18:57:00Z">
        <w:r w:rsidDel="00E820C5">
          <w:delText>point</w:delText>
        </w:r>
      </w:del>
      <w:del w:id="595" w:author="Zhao, Shanshan (NIH/NIEHS) [E]" w:date="2026-03-26T14:36:00Z" w16du:dateUtc="2026-03-26T18:36:00Z">
        <w:r w:rsidDel="005A140E">
          <w:delText>. T</w:delText>
        </w:r>
      </w:del>
      <w:del w:id="596" w:author="Zhao, Shanshan (NIH/NIEHS) [E]" w:date="2026-03-26T14:57:00Z" w16du:dateUtc="2026-03-26T18:57:00Z">
        <w:r w:rsidDel="00E820C5">
          <w:delText xml:space="preserve">emporal trend </w:delText>
        </w:r>
      </w:del>
      <w:del w:id="597" w:author="Zhao, Shanshan (NIH/NIEHS) [E]" w:date="2026-03-26T14:37:00Z" w16du:dateUtc="2026-03-26T18:37:00Z">
        <w:r w:rsidDel="005A140E">
          <w:delText xml:space="preserve">is then </w:delText>
        </w:r>
      </w:del>
      <w:del w:id="598" w:author="Zhao, Shanshan (NIH/NIEHS) [E]" w:date="2026-03-26T14:57:00Z" w16du:dateUtc="2026-03-26T18:57:00Z">
        <w:r w:rsidDel="00E820C5">
          <w:delText xml:space="preserve">represented by the change in </w:delText>
        </w:r>
      </w:del>
      <w:del w:id="599" w:author="Zhao, Shanshan (NIH/NIEHS) [E]" w:date="2026-03-26T14:37:00Z" w16du:dateUtc="2026-03-26T18:37:00Z">
        <w:r w:rsidDel="005A140E">
          <w:delText xml:space="preserve">time-specific </w:delText>
        </w:r>
      </w:del>
      <w:del w:id="600" w:author="Zhao, Shanshan (NIH/NIEHS) [E]" w:date="2026-03-26T14:57:00Z" w16du:dateUtc="2026-03-26T18:57:00Z">
        <w:r w:rsidDel="00E820C5">
          <w:delText>sample median</w:delText>
        </w:r>
      </w:del>
      <w:del w:id="601" w:author="Zhao, Shanshan (NIH/NIEHS) [E]" w:date="2026-03-26T14:37:00Z" w16du:dateUtc="2026-03-26T18:37:00Z">
        <w:r w:rsidDel="005A140E">
          <w:delText>, while the discrepancy across sample is still highlighted at each time point</w:delText>
        </w:r>
      </w:del>
      <w:del w:id="602" w:author="Zhao, Shanshan (NIH/NIEHS) [E]" w:date="2026-03-26T14:57:00Z" w16du:dateUtc="2026-03-26T18:57:00Z">
        <w:r w:rsidDel="00E820C5">
          <w:delText xml:space="preserve">(Figure a). </w:delText>
        </w:r>
      </w:del>
      <w:del w:id="603" w:author="Zhao, Shanshan (NIH/NIEHS) [E]" w:date="2026-03-26T14:37:00Z" w16du:dateUtc="2026-03-26T18:37:00Z">
        <w:r w:rsidDel="005606F5">
          <w:delText xml:space="preserve">For </w:delText>
        </w:r>
      </w:del>
      <w:del w:id="604" w:author="Zhao, Shanshan (NIH/NIEHS) [E]" w:date="2026-03-26T14:57:00Z" w16du:dateUtc="2026-03-26T18:57:00Z">
        <w:r w:rsidDel="00E820C5">
          <w:delText>continuous</w:delText>
        </w:r>
      </w:del>
      <w:del w:id="605" w:author="Zhao, Shanshan (NIH/NIEHS) [E]" w:date="2026-03-26T14:37:00Z" w16du:dateUtc="2026-03-26T18:37:00Z">
        <w:r w:rsidDel="005606F5">
          <w:delText xml:space="preserve"> time</w:delText>
        </w:r>
      </w:del>
      <w:del w:id="606" w:author="Zhao, Shanshan (NIH/NIEHS) [E]" w:date="2026-03-26T14:57:00Z" w16du:dateUtc="2026-03-26T18:57:00Z">
        <w:r w:rsidDel="00E820C5">
          <w:delText xml:space="preserve">, the app generates a spaghetti plot of individual trajectories, </w:delText>
        </w:r>
      </w:del>
      <w:del w:id="607" w:author="Zhao, Shanshan (NIH/NIEHS) [E]" w:date="2026-03-26T14:38:00Z" w16du:dateUtc="2026-03-26T18:38:00Z">
        <w:r w:rsidDel="005606F5">
          <w:delText>accompanied by</w:delText>
        </w:r>
      </w:del>
      <w:del w:id="608" w:author="Zhao, Shanshan (NIH/NIEHS) [E]" w:date="2026-03-26T14:57:00Z" w16du:dateUtc="2026-03-26T18:57:00Z">
        <w:r w:rsidDel="00E820C5">
          <w:delText xml:space="preserve"> </w:delText>
        </w:r>
      </w:del>
      <w:del w:id="609" w:author="Zhao, Shanshan (NIH/NIEHS) [E]" w:date="2026-03-26T14:38:00Z" w16du:dateUtc="2026-03-26T18:38:00Z">
        <w:r w:rsidDel="005606F5">
          <w:delText>as summary</w:delText>
        </w:r>
      </w:del>
      <w:commentRangeStart w:id="610"/>
      <w:del w:id="611" w:author="Zhao, Shanshan (NIH/NIEHS) [E]" w:date="2026-03-26T14:57:00Z" w16du:dateUtc="2026-03-26T18:57:00Z">
        <w:r w:rsidDel="00E820C5">
          <w:delText xml:space="preserve"> trajectory </w:delText>
        </w:r>
        <w:commentRangeEnd w:id="610"/>
        <w:r w:rsidR="00437E0A" w:rsidDel="00E820C5">
          <w:rPr>
            <w:rStyle w:val="CommentReference"/>
            <w:sz w:val="24"/>
            <w:szCs w:val="24"/>
          </w:rPr>
          <w:commentReference w:id="610"/>
        </w:r>
      </w:del>
      <w:del w:id="612" w:author="Zhao, Shanshan (NIH/NIEHS) [E]" w:date="2026-03-26T14:38:00Z" w16du:dateUtc="2026-03-26T18:38:00Z">
        <w:r w:rsidDel="005606F5">
          <w:delText xml:space="preserve">smoothed over time </w:delText>
        </w:r>
      </w:del>
      <w:del w:id="613" w:author="Zhao, Shanshan (NIH/NIEHS) [E]" w:date="2026-03-26T14:57:00Z" w16du:dateUtc="2026-03-26T18:57:00Z">
        <w:r w:rsidDel="00E820C5">
          <w:delText xml:space="preserve">(Figure b). </w:delText>
        </w:r>
      </w:del>
      <w:del w:id="614" w:author="Zhao, Shanshan (NIH/NIEHS) [E]" w:date="2026-03-26T14:42:00Z" w16du:dateUtc="2026-03-26T18:42:00Z">
        <w:r w:rsidDel="00FE1530">
          <w:delText>Additionally, it</w:delText>
        </w:r>
      </w:del>
      <w:ins w:id="615" w:author="Zhao, Shanshan (NIH/NIEHS) [E]" w:date="2026-03-26T14:42:00Z" w16du:dateUtc="2026-03-26T18:42:00Z">
        <w:r w:rsidR="00FE1530">
          <w:t>The app also</w:t>
        </w:r>
      </w:ins>
      <w:r>
        <w:t xml:space="preserve"> provides </w:t>
      </w:r>
      <w:ins w:id="616" w:author="Zhao, Shanshan (NIH/NIEHS) [E]" w:date="2026-03-26T14:42:00Z" w16du:dateUtc="2026-03-26T18:42:00Z">
        <w:r w:rsidR="00FE1530">
          <w:t xml:space="preserve">an option to investigate the </w:t>
        </w:r>
      </w:ins>
      <w:del w:id="617" w:author="Zhao, Shanshan (NIH/NIEHS) [E]" w:date="2026-03-26T14:43:00Z" w16du:dateUtc="2026-03-26T18:43:00Z">
        <w:r w:rsidDel="00FE1530">
          <w:delText xml:space="preserve">time-dependent summary of </w:delText>
        </w:r>
      </w:del>
      <w:r>
        <w:t xml:space="preserve">missing </w:t>
      </w:r>
      <w:ins w:id="618" w:author="Zhao, Shanshan (NIH/NIEHS) [E]" w:date="2026-03-26T14:44:00Z" w16du:dateUtc="2026-03-26T18:44:00Z">
        <w:r w:rsidR="00FE1530">
          <w:t xml:space="preserve">value </w:t>
        </w:r>
      </w:ins>
      <w:r>
        <w:t>pattern across both sample and time</w:t>
      </w:r>
      <w:del w:id="619" w:author="Zhao, Shanshan (NIH/NIEHS) [E]" w:date="2026-03-26T14:46:00Z" w16du:dateUtc="2026-03-26T18:46:00Z">
        <w:r w:rsidDel="00E820C5">
          <w:delText>. This is often of interest because high-proportion of missing values can severely affect the</w:delText>
        </w:r>
      </w:del>
      <w:del w:id="620" w:author="Zhao, Shanshan (NIH/NIEHS) [E]" w:date="2026-03-26T14:53:00Z" w16du:dateUtc="2026-03-26T18:53:00Z">
        <w:r w:rsidDel="00E820C5">
          <w:delText xml:space="preserve"> reliability of summar statistics</w:delText>
        </w:r>
      </w:del>
      <w:r>
        <w:t xml:space="preserve">. </w:t>
      </w:r>
      <w:del w:id="621" w:author="Zhao, Shanshan (NIH/NIEHS) [E]" w:date="2026-03-26T14:45:00Z" w16du:dateUtc="2026-03-26T18:45:00Z">
        <w:r w:rsidDel="00E820C5">
          <w:delText xml:space="preserve">User could chose to display a summary table of proportion of missing at each time point, where high-missing will be highlighted. </w:delText>
        </w:r>
      </w:del>
      <w:r>
        <w:t xml:space="preserve">User may wish to remove </w:t>
      </w:r>
      <w:del w:id="622" w:author="Zhao, Shanshan (NIH/NIEHS) [E]" w:date="2026-03-26T14:47:00Z" w16du:dateUtc="2026-03-26T18:47:00Z">
        <w:r w:rsidDel="00E820C5">
          <w:delText xml:space="preserve">high-missing </w:delText>
        </w:r>
      </w:del>
      <w:r>
        <w:t xml:space="preserve">variables or time points </w:t>
      </w:r>
      <w:ins w:id="623" w:author="Zhao, Shanshan (NIH/NIEHS) [E]" w:date="2026-03-26T14:47:00Z" w16du:dateUtc="2026-03-26T18:47:00Z">
        <w:r w:rsidR="00E820C5">
          <w:t xml:space="preserve">with large number of missingness </w:t>
        </w:r>
      </w:ins>
      <w:r>
        <w:t>from down</w:t>
      </w:r>
      <w:del w:id="624" w:author="Zhao, Shanshan (NIH/NIEHS) [E]" w:date="2026-03-26T14:47:00Z" w16du:dateUtc="2026-03-26T18:47:00Z">
        <w:r w:rsidDel="00E820C5">
          <w:delText xml:space="preserve"> </w:delText>
        </w:r>
      </w:del>
      <w:r>
        <w:t xml:space="preserve">stream analysis to improve </w:t>
      </w:r>
      <w:del w:id="625" w:author="Zhao, Shanshan (NIH/NIEHS) [E]" w:date="2026-03-26T14:53:00Z" w16du:dateUtc="2026-03-26T18:53:00Z">
        <w:r w:rsidDel="00E820C5">
          <w:delText>robustness</w:delText>
        </w:r>
      </w:del>
      <w:ins w:id="626" w:author="Zhao, Shanshan (NIH/NIEHS) [E]" w:date="2026-03-26T14:53:00Z" w16du:dateUtc="2026-03-26T18:53:00Z">
        <w:r w:rsidR="00E820C5">
          <w:t>reliability</w:t>
        </w:r>
      </w:ins>
      <w:r>
        <w:t>.</w:t>
      </w:r>
    </w:p>
    <w:p w14:paraId="1E45993A" w14:textId="1E78E15E" w:rsidR="00E820C5" w:rsidRDefault="00E820C5" w:rsidP="00E820C5">
      <w:pPr>
        <w:pStyle w:val="FirstParagraph"/>
        <w:rPr>
          <w:ins w:id="627" w:author="Zhao, Shanshan (NIH/NIEHS) [E]" w:date="2026-03-26T14:58:00Z" w16du:dateUtc="2026-03-26T18:58:00Z"/>
        </w:rPr>
      </w:pPr>
      <w:ins w:id="628" w:author="Zhao, Shanshan (NIH/NIEHS) [E]" w:date="2026-03-26T14:57:00Z" w16du:dateUtc="2026-03-26T18:57:00Z">
        <w:r>
          <w:lastRenderedPageBreak/>
          <w:t xml:space="preserve">For example, in the IFED study, time can be treated as discrete when defined by visits (12 scheduled visits), or as continuous when defined by age in weeks after birth (xxx unique weeks). </w:t>
        </w:r>
      </w:ins>
      <w:commentRangeStart w:id="629"/>
      <w:commentRangeStart w:id="630"/>
      <w:ins w:id="631" w:author="Zhao, Shanshan (NIH/NIEHS) [E]" w:date="2026-03-26T14:59:00Z" w16du:dateUtc="2026-03-26T18:59:00Z">
        <w:r>
          <w:t>Add some specific comments here regardin</w:t>
        </w:r>
      </w:ins>
      <w:ins w:id="632" w:author="Zhao, Shanshan (NIH/NIEHS) [E]" w:date="2026-03-26T15:00:00Z" w16du:dateUtc="2026-03-26T19:00:00Z">
        <w:r>
          <w:t xml:space="preserve">g figure a &amp; b, briefly summarize what you observe. </w:t>
        </w:r>
      </w:ins>
      <w:commentRangeEnd w:id="629"/>
      <w:r w:rsidR="00437E0A">
        <w:rPr>
          <w:rStyle w:val="CommentReference"/>
          <w:sz w:val="24"/>
          <w:szCs w:val="24"/>
        </w:rPr>
        <w:commentReference w:id="629"/>
      </w:r>
      <w:commentRangeEnd w:id="630"/>
      <w:r w:rsidR="000D2D20">
        <w:rPr>
          <w:rStyle w:val="CommentReference"/>
          <w:sz w:val="24"/>
          <w:szCs w:val="24"/>
        </w:rPr>
        <w:commentReference w:id="630"/>
      </w:r>
    </w:p>
    <w:p w14:paraId="5B0C167B" w14:textId="6F141737" w:rsidR="00E820C5" w:rsidRDefault="00E820C5" w:rsidP="00E820C5">
      <w:pPr>
        <w:pStyle w:val="FirstParagraph"/>
        <w:rPr>
          <w:ins w:id="633" w:author="Zhao, Shanshan (NIH/NIEHS) [E]" w:date="2026-03-26T14:57:00Z" w16du:dateUtc="2026-03-26T18:57:00Z"/>
        </w:rPr>
      </w:pPr>
    </w:p>
    <w:p w14:paraId="16EF2E38" w14:textId="77777777" w:rsidR="00E820C5" w:rsidRDefault="00E820C5">
      <w:pPr>
        <w:pStyle w:val="BodyText"/>
      </w:pPr>
    </w:p>
    <w:bookmarkEnd w:id="509"/>
    <w:p w14:paraId="02BA7D39" w14:textId="77777777" w:rsidR="00F35CE4" w:rsidRDefault="00000000">
      <w:pPr>
        <w:pStyle w:val="BodyText"/>
      </w:pPr>
      <w:commentRangeStart w:id="634"/>
      <w:r>
        <w:rPr>
          <w:noProof/>
        </w:rPr>
        <w:lastRenderedPageBreak/>
        <w:drawing>
          <wp:inline distT="0" distB="0" distL="0" distR="0" wp14:anchorId="6CC8A335" wp14:editId="342B662A">
            <wp:extent cx="2186859" cy="5913755"/>
            <wp:effectExtent l="0" t="0" r="0" b="0"/>
            <wp:docPr id="38" name="Picture" descr="Figure 3.3: Descriptives of individual variable distribution and change over time. Figure (a) uses week of scheduled procedure as time. Figure (b) uses infant age as time, coded as days after birth."/>
            <wp:cNvGraphicFramePr/>
            <a:graphic xmlns:a="http://schemas.openxmlformats.org/drawingml/2006/main">
              <a:graphicData uri="http://schemas.openxmlformats.org/drawingml/2006/picture">
                <pic:pic xmlns:pic="http://schemas.openxmlformats.org/drawingml/2006/picture">
                  <pic:nvPicPr>
                    <pic:cNvPr id="39" name="Picture" descr="../Manuscripts/Appshots/tab2.1.1.png"/>
                    <pic:cNvPicPr>
                      <a:picLocks noChangeAspect="1" noChangeArrowheads="1"/>
                    </pic:cNvPicPr>
                  </pic:nvPicPr>
                  <pic:blipFill>
                    <a:blip r:embed="rId12"/>
                    <a:stretch>
                      <a:fillRect/>
                    </a:stretch>
                  </pic:blipFill>
                  <pic:spPr bwMode="auto">
                    <a:xfrm>
                      <a:off x="0" y="0"/>
                      <a:ext cx="2213212" cy="5985019"/>
                    </a:xfrm>
                    <a:prstGeom prst="rect">
                      <a:avLst/>
                    </a:prstGeom>
                    <a:noFill/>
                    <a:ln w="9525">
                      <a:noFill/>
                      <a:headEnd/>
                      <a:tailEnd/>
                    </a:ln>
                  </pic:spPr>
                </pic:pic>
              </a:graphicData>
            </a:graphic>
          </wp:inline>
        </w:drawing>
      </w:r>
      <w:commentRangeEnd w:id="634"/>
      <w:r w:rsidR="00437E0A">
        <w:rPr>
          <w:rStyle w:val="CommentReference"/>
          <w:noProof/>
          <w:sz w:val="24"/>
          <w:szCs w:val="24"/>
        </w:rPr>
        <w:commentReference w:id="634"/>
      </w:r>
      <w:r>
        <w:rPr>
          <w:noProof/>
        </w:rPr>
        <w:drawing>
          <wp:inline distT="0" distB="0" distL="0" distR="0" wp14:anchorId="32C6B49E" wp14:editId="0947778D">
            <wp:extent cx="1325799" cy="7734300"/>
            <wp:effectExtent l="0" t="0" r="0" b="0"/>
            <wp:docPr id="41" name="Picture" descr="(#fig:fig-tab2-sub1)Descriptives of individual variable distribution and change over time. Figure (a) uses week of scheduled procedure as time. Figure (b) uses infant age as time, coded as days after birth."/>
            <wp:cNvGraphicFramePr/>
            <a:graphic xmlns:a="http://schemas.openxmlformats.org/drawingml/2006/main">
              <a:graphicData uri="http://schemas.openxmlformats.org/drawingml/2006/picture">
                <pic:pic xmlns:pic="http://schemas.openxmlformats.org/drawingml/2006/picture">
                  <pic:nvPicPr>
                    <pic:cNvPr id="42" name="Picture" descr="../Manuscripts/Appshots/tab2.1.2.png"/>
                    <pic:cNvPicPr>
                      <a:picLocks noChangeAspect="1" noChangeArrowheads="1"/>
                    </pic:cNvPicPr>
                  </pic:nvPicPr>
                  <pic:blipFill>
                    <a:blip r:embed="rId13"/>
                    <a:stretch>
                      <a:fillRect/>
                    </a:stretch>
                  </pic:blipFill>
                  <pic:spPr bwMode="auto">
                    <a:xfrm>
                      <a:off x="0" y="0"/>
                      <a:ext cx="1338495" cy="7808366"/>
                    </a:xfrm>
                    <a:prstGeom prst="rect">
                      <a:avLst/>
                    </a:prstGeom>
                    <a:noFill/>
                    <a:ln w="9525">
                      <a:noFill/>
                      <a:headEnd/>
                      <a:tailEnd/>
                    </a:ln>
                  </pic:spPr>
                </pic:pic>
              </a:graphicData>
            </a:graphic>
          </wp:inline>
        </w:drawing>
      </w:r>
    </w:p>
    <w:p w14:paraId="4762AB01" w14:textId="0B027772" w:rsidR="00F35CE4" w:rsidRDefault="00000000">
      <w:pPr>
        <w:pStyle w:val="Heading4"/>
      </w:pPr>
      <w:bookmarkStart w:id="635" w:name="bivariate"/>
      <w:bookmarkEnd w:id="503"/>
      <w:r>
        <w:rPr>
          <w:rStyle w:val="SectionNumber"/>
        </w:rPr>
        <w:lastRenderedPageBreak/>
        <w:t>3.1.2.2</w:t>
      </w:r>
      <w:r>
        <w:tab/>
        <w:t>Bivariate</w:t>
      </w:r>
      <w:ins w:id="636" w:author="Zhao, Shanshan (NIH/NIEHS) [E]" w:date="2026-03-26T15:02:00Z" w16du:dateUtc="2026-03-26T19:02:00Z">
        <w:r w:rsidR="001A38BB">
          <w:t xml:space="preserve"> Di</w:t>
        </w:r>
      </w:ins>
      <w:ins w:id="637" w:author="Zhao, Shanshan (NIH/NIEHS) [E]" w:date="2026-03-26T15:03:00Z" w16du:dateUtc="2026-03-26T19:03:00Z">
        <w:r w:rsidR="001A38BB">
          <w:t>stribution</w:t>
        </w:r>
      </w:ins>
    </w:p>
    <w:p w14:paraId="2F472127" w14:textId="7A3D4A15" w:rsidR="00F35CE4" w:rsidRDefault="00000000">
      <w:pPr>
        <w:pStyle w:val="FirstParagraph"/>
      </w:pPr>
      <w:r>
        <w:t xml:space="preserve">The second subtab examines the </w:t>
      </w:r>
      <w:ins w:id="638" w:author="Zhao, Shanshan (NIH/NIEHS) [E]" w:date="2026-03-26T15:04:00Z" w16du:dateUtc="2026-03-26T19:04:00Z">
        <w:r w:rsidR="00C6272A">
          <w:t xml:space="preserve">bivariate distribution for a </w:t>
        </w:r>
      </w:ins>
      <w:del w:id="639" w:author="Zhao, Shanshan (NIH/NIEHS) [E]" w:date="2026-03-26T15:03:00Z" w16du:dateUtc="2026-03-26T19:03:00Z">
        <w:r w:rsidDel="00C6272A">
          <w:delText xml:space="preserve">time-dependent correlation between </w:delText>
        </w:r>
        <w:r w:rsidDel="005E398A">
          <w:delText xml:space="preserve">any </w:delText>
        </w:r>
      </w:del>
      <w:r>
        <w:t>pair of variables. User</w:t>
      </w:r>
      <w:ins w:id="640" w:author="Zhao, Shanshan (NIH/NIEHS) [E]" w:date="2026-03-26T15:21:00Z" w16du:dateUtc="2026-03-26T19:21:00Z">
        <w:r w:rsidR="003526A1">
          <w:t>s</w:t>
        </w:r>
      </w:ins>
      <w:r>
        <w:t xml:space="preserve"> can choose </w:t>
      </w:r>
      <w:del w:id="641" w:author="Zhao, Shanshan (NIH/NIEHS) [E]" w:date="2026-03-26T15:04:00Z" w16du:dateUtc="2026-03-26T19:04:00Z">
        <w:r w:rsidDel="00C6272A">
          <w:delText xml:space="preserve">any </w:delText>
        </w:r>
      </w:del>
      <w:r>
        <w:t>two variable</w:t>
      </w:r>
      <w:ins w:id="642" w:author="Zhao, Shanshan (NIH/NIEHS) [E]" w:date="2026-03-26T15:04:00Z" w16du:dateUtc="2026-03-26T19:04:00Z">
        <w:r w:rsidR="00C6272A">
          <w:t>s</w:t>
        </w:r>
      </w:ins>
      <w:r>
        <w:t xml:space="preserve"> </w:t>
      </w:r>
      <w:del w:id="643" w:author="Zhao, Shanshan (NIH/NIEHS) [E]" w:date="2026-03-26T15:20:00Z" w16du:dateUtc="2026-03-26T19:20:00Z">
        <w:r w:rsidDel="003526A1">
          <w:delText xml:space="preserve">from the data </w:delText>
        </w:r>
      </w:del>
      <w:r>
        <w:t>and their preferred correlation measure (</w:t>
      </w:r>
      <w:ins w:id="644" w:author="Jin, Ying (NIH/NIEHS) [F]" w:date="2026-04-01T16:45:00Z" w16du:dateUtc="2026-04-01T20:45:00Z">
        <w:r w:rsidR="004E38AF">
          <w:t>P</w:t>
        </w:r>
      </w:ins>
      <w:commentRangeStart w:id="645"/>
      <w:del w:id="646" w:author="Jin, Ying (NIH/NIEHS) [F]" w:date="2026-04-01T16:45:00Z" w16du:dateUtc="2026-04-01T20:45:00Z">
        <w:r w:rsidDel="004E38AF">
          <w:delText>p</w:delText>
        </w:r>
      </w:del>
      <w:r>
        <w:t xml:space="preserve">earson or </w:t>
      </w:r>
      <w:ins w:id="647" w:author="Jin, Ying (NIH/NIEHS) [F]" w:date="2026-04-01T16:45:00Z" w16du:dateUtc="2026-04-01T20:45:00Z">
        <w:r w:rsidR="004E38AF">
          <w:t>S</w:t>
        </w:r>
      </w:ins>
      <w:del w:id="648" w:author="Jin, Ying (NIH/NIEHS) [F]" w:date="2026-04-01T16:45:00Z" w16du:dateUtc="2026-04-01T20:45:00Z">
        <w:r w:rsidDel="004E38AF">
          <w:delText>s</w:delText>
        </w:r>
      </w:del>
      <w:r>
        <w:t>pearman</w:t>
      </w:r>
      <w:commentRangeEnd w:id="645"/>
      <w:r w:rsidR="00437E0A">
        <w:rPr>
          <w:rStyle w:val="CommentReference"/>
          <w:sz w:val="24"/>
          <w:szCs w:val="24"/>
        </w:rPr>
        <w:commentReference w:id="645"/>
      </w:r>
      <w:r>
        <w:t xml:space="preserve">). A plot of correlation trend is then generated in the output panel showing the empirical correlation value at each </w:t>
      </w:r>
      <w:del w:id="649" w:author="Zhao, Shanshan (NIH/NIEHS) [E]" w:date="2026-03-26T15:21:00Z" w16du:dateUtc="2026-03-26T19:21:00Z">
        <w:r w:rsidDel="003341AE">
          <w:delText xml:space="preserve">measurement </w:delText>
        </w:r>
      </w:del>
      <w:ins w:id="650" w:author="Zhao, Shanshan (NIH/NIEHS) [E]" w:date="2026-03-26T15:21:00Z" w16du:dateUtc="2026-03-26T19:21:00Z">
        <w:r w:rsidR="003341AE">
          <w:t xml:space="preserve">time </w:t>
        </w:r>
      </w:ins>
      <w:r>
        <w:t>point</w:t>
      </w:r>
      <w:ins w:id="651" w:author="Zhao, Shanshan (NIH/NIEHS) [E]" w:date="2026-03-26T15:23:00Z" w16du:dateUtc="2026-03-26T19:23:00Z">
        <w:r w:rsidR="003341AE">
          <w:t>, with</w:t>
        </w:r>
      </w:ins>
      <w:del w:id="652" w:author="Zhao, Shanshan (NIH/NIEHS) [E]" w:date="2026-03-26T15:23:00Z" w16du:dateUtc="2026-03-26T19:23:00Z">
        <w:r w:rsidDel="003341AE">
          <w:delText>. Please note here the scale of missing is also visualized on the same plot. The points not only represents the value of correlation coefficient.</w:delText>
        </w:r>
      </w:del>
      <w:r>
        <w:t xml:space="preserve"> </w:t>
      </w:r>
      <w:commentRangeStart w:id="653"/>
      <w:del w:id="654" w:author="Zhao, Shanshan (NIH/NIEHS) [E]" w:date="2026-03-26T15:23:00Z" w16du:dateUtc="2026-03-26T19:23:00Z">
        <w:r w:rsidDel="003341AE">
          <w:delText xml:space="preserve">Their </w:delText>
        </w:r>
      </w:del>
      <w:r>
        <w:t>size</w:t>
      </w:r>
      <w:commentRangeEnd w:id="653"/>
      <w:r w:rsidR="00437E0A">
        <w:rPr>
          <w:rStyle w:val="CommentReference"/>
          <w:sz w:val="24"/>
          <w:szCs w:val="24"/>
        </w:rPr>
        <w:commentReference w:id="653"/>
      </w:r>
      <w:ins w:id="655" w:author="Jin, Ying (NIH/NIEHS) [F]" w:date="2026-04-06T10:09:00Z" w16du:dateUtc="2026-04-06T14:09:00Z">
        <w:r w:rsidR="002A5031">
          <w:t xml:space="preserve"> and color hue</w:t>
        </w:r>
      </w:ins>
      <w:r>
        <w:t xml:space="preserve"> </w:t>
      </w:r>
      <w:ins w:id="656" w:author="Zhao, Shanshan (NIH/NIEHS) [E]" w:date="2026-03-26T15:23:00Z" w16du:dateUtc="2026-03-26T19:23:00Z">
        <w:r w:rsidR="003341AE">
          <w:t xml:space="preserve">of each circle </w:t>
        </w:r>
      </w:ins>
      <w:del w:id="657" w:author="Zhao, Shanshan (NIH/NIEHS) [E]" w:date="2026-03-26T15:23:00Z" w16du:dateUtc="2026-03-26T19:23:00Z">
        <w:r w:rsidDel="003341AE">
          <w:delText xml:space="preserve">also </w:delText>
        </w:r>
      </w:del>
      <w:r>
        <w:t>indicat</w:t>
      </w:r>
      <w:ins w:id="658" w:author="Jin, Ying (NIH/NIEHS) [F]" w:date="2026-04-06T10:09:00Z" w16du:dateUtc="2026-04-06T14:09:00Z">
        <w:r w:rsidR="00455D6A">
          <w:t>ing</w:t>
        </w:r>
      </w:ins>
      <w:del w:id="659" w:author="Jin, Ying (NIH/NIEHS) [F]" w:date="2026-04-06T10:09:00Z" w16du:dateUtc="2026-04-06T14:09:00Z">
        <w:r w:rsidDel="00455D6A">
          <w:delText>es</w:delText>
        </w:r>
      </w:del>
      <w:r>
        <w:t xml:space="preserve"> </w:t>
      </w:r>
      <w:ins w:id="660" w:author="Jin, Ying (NIH/NIEHS) [F]" w:date="2026-04-06T10:09:00Z" w16du:dateUtc="2026-04-06T14:09:00Z">
        <w:r w:rsidR="00455D6A">
          <w:t xml:space="preserve">the </w:t>
        </w:r>
      </w:ins>
      <w:del w:id="661" w:author="Zhao, Shanshan (NIH/NIEHS) [E]" w:date="2026-03-26T15:23:00Z" w16du:dateUtc="2026-03-26T19:23:00Z">
        <w:r w:rsidDel="003341AE">
          <w:delText>how many observations</w:delText>
        </w:r>
      </w:del>
      <w:ins w:id="662" w:author="Zhao, Shanshan (NIH/NIEHS) [E]" w:date="2026-03-26T15:23:00Z" w16du:dateUtc="2026-03-26T19:23:00Z">
        <w:r w:rsidR="003341AE">
          <w:t>precent</w:t>
        </w:r>
      </w:ins>
      <w:ins w:id="663" w:author="Jin, Ying (NIH/NIEHS) [F]" w:date="2026-04-06T10:09:00Z" w16du:dateUtc="2026-04-06T14:09:00Z">
        <w:r w:rsidR="00455D6A">
          <w:t>age</w:t>
        </w:r>
      </w:ins>
      <w:ins w:id="664" w:author="Zhao, Shanshan (NIH/NIEHS) [E]" w:date="2026-03-26T15:23:00Z" w16du:dateUtc="2026-03-26T19:23:00Z">
        <w:r w:rsidR="003341AE">
          <w:t xml:space="preserve"> of </w:t>
        </w:r>
      </w:ins>
      <w:ins w:id="665" w:author="Zhao, Shanshan (NIH/NIEHS) [E]" w:date="2026-03-26T15:24:00Z" w16du:dateUtc="2026-03-26T19:24:00Z">
        <w:r w:rsidR="003341AE">
          <w:t>complete pairs</w:t>
        </w:r>
      </w:ins>
      <w:del w:id="666" w:author="Zhao, Shanshan (NIH/NIEHS) [E]" w:date="2026-03-26T15:24:00Z" w16du:dateUtc="2026-03-26T19:24:00Z">
        <w:r w:rsidDel="003341AE">
          <w:delText xml:space="preserve"> are</w:delText>
        </w:r>
      </w:del>
      <w:r>
        <w:t xml:space="preserve"> used for calculating the correlation</w:t>
      </w:r>
      <w:del w:id="667" w:author="Zhao, Shanshan (NIH/NIEHS) [E]" w:date="2026-03-26T15:24:00Z" w16du:dateUtc="2026-03-26T19:24:00Z">
        <w:r w:rsidDel="003341AE">
          <w:delText xml:space="preserve"> at each time</w:delText>
        </w:r>
      </w:del>
      <w:r>
        <w:t xml:space="preserve">. This information is </w:t>
      </w:r>
      <w:del w:id="668" w:author="Zhao, Shanshan (NIH/NIEHS) [E]" w:date="2026-03-26T15:26:00Z" w16du:dateUtc="2026-03-26T19:26:00Z">
        <w:r w:rsidDel="003341AE">
          <w:delText xml:space="preserve">very </w:delText>
        </w:r>
      </w:del>
      <w:r>
        <w:t xml:space="preserve">important </w:t>
      </w:r>
      <w:del w:id="669" w:author="Zhao, Shanshan (NIH/NIEHS) [E]" w:date="2026-03-26T15:26:00Z" w16du:dateUtc="2026-03-26T19:26:00Z">
        <w:r w:rsidDel="003341AE">
          <w:delText>because it is relevant to the reliability of correlation. Large point size indicates a large sample, and thus more reliable correlation, and vice versa.</w:delText>
        </w:r>
      </w:del>
      <w:ins w:id="670" w:author="Zhao, Shanshan (NIH/NIEHS) [E]" w:date="2026-03-26T15:26:00Z" w16du:dateUtc="2026-03-26T19:26:00Z">
        <w:r w:rsidR="003341AE">
          <w:t>in practice, because</w:t>
        </w:r>
      </w:ins>
      <w:r>
        <w:t xml:space="preserve"> </w:t>
      </w:r>
      <w:ins w:id="671" w:author="Jin, Ying (NIH/NIEHS) [F]" w:date="2026-04-01T16:48:00Z" w16du:dateUtc="2026-04-01T20:48:00Z">
        <w:r w:rsidR="00ED7415">
          <w:t>m</w:t>
        </w:r>
      </w:ins>
      <w:del w:id="672" w:author="Jin, Ying (NIH/NIEHS) [F]" w:date="2026-04-01T16:48:00Z" w16du:dateUtc="2026-04-01T20:48:00Z">
        <w:r w:rsidDel="00ED7415">
          <w:delText>M</w:delText>
        </w:r>
      </w:del>
      <w:r>
        <w:t xml:space="preserve">issing data is a </w:t>
      </w:r>
      <w:del w:id="673" w:author="Zhao, Shanshan (NIH/NIEHS) [E]" w:date="2026-03-26T15:26:00Z" w16du:dateUtc="2026-03-26T19:26:00Z">
        <w:r w:rsidDel="003341AE">
          <w:delText xml:space="preserve">practical and </w:delText>
        </w:r>
      </w:del>
      <w:r>
        <w:t>frequent issue in real-world data analysis</w:t>
      </w:r>
      <w:ins w:id="674" w:author="Jin, Ying (NIH/NIEHS) [F]" w:date="2026-04-06T10:15:00Z" w16du:dateUtc="2026-04-06T14:15:00Z">
        <w:r w:rsidR="00455D6A">
          <w:t xml:space="preserve"> and causes unreliable correlation measure. </w:t>
        </w:r>
      </w:ins>
      <w:del w:id="675" w:author="Jin, Ying (NIH/NIEHS) [F]" w:date="2026-04-06T10:15:00Z" w16du:dateUtc="2026-04-06T14:15:00Z">
        <w:r w:rsidDel="00455D6A">
          <w:delText xml:space="preserve">. For example, </w:delText>
        </w:r>
      </w:del>
      <w:ins w:id="676" w:author="Jin, Ying (NIH/NIEHS) [F]" w:date="2026-04-06T10:12:00Z" w16du:dateUtc="2026-04-06T14:12:00Z">
        <w:r w:rsidR="00455D6A">
          <w:t>An extreme cas</w:t>
        </w:r>
      </w:ins>
      <w:ins w:id="677" w:author="Jin, Ying (NIH/NIEHS) [F]" w:date="2026-04-06T10:13:00Z" w16du:dateUtc="2026-04-06T14:13:00Z">
        <w:r w:rsidR="00455D6A">
          <w:t xml:space="preserve">e is </w:t>
        </w:r>
      </w:ins>
      <w:ins w:id="678" w:author="Jin, Ying (NIH/NIEHS) [F]" w:date="2026-04-06T10:12:00Z" w16du:dateUtc="2026-04-06T14:12:00Z">
        <w:r w:rsidR="00455D6A">
          <w:t>week 2</w:t>
        </w:r>
      </w:ins>
      <w:ins w:id="679" w:author="Jin, Ying (NIH/NIEHS) [F]" w:date="2026-04-06T10:13:00Z" w16du:dateUtc="2026-04-06T14:13:00Z">
        <w:r w:rsidR="00455D6A">
          <w:t xml:space="preserve">8 when </w:t>
        </w:r>
      </w:ins>
      <w:ins w:id="680" w:author="Jin, Ying (NIH/NIEHS) [F]" w:date="2026-04-06T10:12:00Z" w16du:dateUtc="2026-04-06T14:12:00Z">
        <w:r w:rsidR="00455D6A">
          <w:t xml:space="preserve">only </w:t>
        </w:r>
      </w:ins>
      <w:ins w:id="681" w:author="Jin, Ying (NIH/NIEHS) [F]" w:date="2026-04-06T10:13:00Z" w16du:dateUtc="2026-04-06T14:13:00Z">
        <w:r w:rsidR="00455D6A">
          <w:t>two</w:t>
        </w:r>
      </w:ins>
      <w:ins w:id="682" w:author="Jin, Ying (NIH/NIEHS) [F]" w:date="2026-04-06T10:12:00Z" w16du:dateUtc="2026-04-06T14:12:00Z">
        <w:r w:rsidR="00455D6A">
          <w:t xml:space="preserve"> participant</w:t>
        </w:r>
      </w:ins>
      <w:ins w:id="683" w:author="Jin, Ying (NIH/NIEHS) [F]" w:date="2026-04-06T10:13:00Z" w16du:dateUtc="2026-04-06T14:13:00Z">
        <w:r w:rsidR="00455D6A">
          <w:t>s</w:t>
        </w:r>
      </w:ins>
      <w:ins w:id="684" w:author="Jin, Ying (NIH/NIEHS) [F]" w:date="2026-04-06T10:12:00Z" w16du:dateUtc="2026-04-06T14:12:00Z">
        <w:r w:rsidR="00455D6A">
          <w:t xml:space="preserve"> had recorded ovary and </w:t>
        </w:r>
      </w:ins>
      <w:ins w:id="685" w:author="Jin, Ying (NIH/NIEHS) [F]" w:date="2026-04-06T10:13:00Z" w16du:dateUtc="2026-04-06T14:13:00Z">
        <w:r w:rsidR="00455D6A">
          <w:t xml:space="preserve">Bud bead </w:t>
        </w:r>
      </w:ins>
      <w:ins w:id="686" w:author="Jin, Ying (NIH/NIEHS) [F]" w:date="2026-04-06T10:14:00Z" w16du:dateUtc="2026-04-06T14:14:00Z">
        <w:r w:rsidR="00455D6A">
          <w:t xml:space="preserve">volume. Their </w:t>
        </w:r>
      </w:ins>
      <w:commentRangeStart w:id="687"/>
      <w:del w:id="688" w:author="Jin, Ying (NIH/NIEHS) [F]" w:date="2026-04-06T10:14:00Z" w16du:dateUtc="2026-04-06T14:14:00Z">
        <w:r w:rsidDel="00455D6A">
          <w:delText>for some variables in the IFED dataset</w:delText>
        </w:r>
        <w:commentRangeEnd w:id="687"/>
        <w:r w:rsidR="00437E0A" w:rsidDel="00455D6A">
          <w:rPr>
            <w:rStyle w:val="CommentReference"/>
            <w:sz w:val="24"/>
            <w:szCs w:val="24"/>
          </w:rPr>
          <w:commentReference w:id="687"/>
        </w:r>
        <w:r w:rsidDel="00455D6A">
          <w:delText xml:space="preserve">, there may have only 2 complete pairs at a single time point, and the </w:delText>
        </w:r>
      </w:del>
      <w:r>
        <w:t xml:space="preserve">correlation </w:t>
      </w:r>
      <w:ins w:id="689" w:author="Jin, Ying (NIH/NIEHS) [F]" w:date="2026-04-06T10:14:00Z" w16du:dateUtc="2026-04-06T14:14:00Z">
        <w:r w:rsidR="00455D6A">
          <w:t xml:space="preserve">then </w:t>
        </w:r>
      </w:ins>
      <w:del w:id="690" w:author="Jin, Ying (NIH/NIEHS) [F]" w:date="2026-04-06T10:14:00Z" w16du:dateUtc="2026-04-06T14:14:00Z">
        <w:r w:rsidDel="00455D6A">
          <w:delText xml:space="preserve">measure </w:delText>
        </w:r>
      </w:del>
      <w:r>
        <w:t xml:space="preserve">will </w:t>
      </w:r>
      <w:del w:id="691" w:author="Jin, Ying (NIH/NIEHS) [F]" w:date="2026-04-06T10:14:00Z" w16du:dateUtc="2026-04-06T14:14:00Z">
        <w:r w:rsidDel="00455D6A">
          <w:delText xml:space="preserve">always </w:delText>
        </w:r>
      </w:del>
      <w:r>
        <w:t xml:space="preserve">be 1 or -1, which clearly is not informative. </w:t>
      </w:r>
      <w:ins w:id="692" w:author="Jin, Ying (NIH/NIEHS) [F]" w:date="2026-04-06T10:16:00Z" w16du:dateUtc="2026-04-06T14:16:00Z">
        <w:r w:rsidR="00455D6A">
          <w:t xml:space="preserve">This can happen due to study design. </w:t>
        </w:r>
        <w:r w:rsidR="00455D6A">
          <w:t xml:space="preserve">For example, in the IFED study, participants who did not show up for their scheduled visit may have make-up visit at later times. </w:t>
        </w:r>
        <w:r w:rsidR="00455D6A">
          <w:t xml:space="preserve">It can also be caused by hardward </w:t>
        </w:r>
      </w:ins>
      <w:ins w:id="693" w:author="Jin, Ying (NIH/NIEHS) [F]" w:date="2026-04-06T10:17:00Z" w16du:dateUtc="2026-04-06T14:17:00Z">
        <w:r w:rsidR="00455D6A">
          <w:t xml:space="preserve">issue </w:t>
        </w:r>
      </w:ins>
      <w:ins w:id="694" w:author="Jin, Ying (NIH/NIEHS) [F]" w:date="2026-04-06T10:16:00Z" w16du:dateUtc="2026-04-06T14:16:00Z">
        <w:r w:rsidR="00455D6A">
          <w:t xml:space="preserve">or limit of detection </w:t>
        </w:r>
        <w:r w:rsidR="00455D6A">
          <w:t>when</w:t>
        </w:r>
        <w:r w:rsidR="00455D6A">
          <w:t xml:space="preserve"> participants </w:t>
        </w:r>
      </w:ins>
      <w:ins w:id="695" w:author="Jin, Ying (NIH/NIEHS) [F]" w:date="2026-04-06T10:17:00Z" w16du:dateUtc="2026-04-06T14:17:00Z">
        <w:r w:rsidR="00455D6A">
          <w:t xml:space="preserve">are present. It can also caused by the choice of time variable. If </w:t>
        </w:r>
      </w:ins>
      <w:ins w:id="696" w:author="Jin, Ying (NIH/NIEHS) [F]" w:date="2026-04-06T10:18:00Z" w16du:dateUtc="2026-04-06T14:18:00Z">
        <w:r w:rsidR="00455D6A">
          <w:t xml:space="preserve">age </w:t>
        </w:r>
      </w:ins>
      <w:del w:id="697" w:author="Jin, Ying (NIH/NIEHS) [F]" w:date="2026-04-06T10:15:00Z" w16du:dateUtc="2026-04-06T14:15:00Z">
        <w:r w:rsidRPr="00455D6A" w:rsidDel="00455D6A">
          <w:rPr>
            <w:strike/>
            <w:rPrChange w:id="698" w:author="Jin, Ying (NIH/NIEHS) [F]" w:date="2026-04-06T10:14:00Z" w16du:dateUtc="2026-04-06T14:14:00Z">
              <w:rPr/>
            </w:rPrChange>
          </w:rPr>
          <w:delText xml:space="preserve">This can happen especially </w:delText>
        </w:r>
        <w:commentRangeStart w:id="699"/>
        <w:r w:rsidRPr="00455D6A" w:rsidDel="00455D6A">
          <w:rPr>
            <w:strike/>
            <w:rPrChange w:id="700" w:author="Jin, Ying (NIH/NIEHS) [F]" w:date="2026-04-06T10:14:00Z" w16du:dateUtc="2026-04-06T14:14:00Z">
              <w:rPr/>
            </w:rPrChange>
          </w:rPr>
          <w:delText>when the measurement grid is sparse</w:delText>
        </w:r>
        <w:commentRangeEnd w:id="699"/>
        <w:r w:rsidR="00437E0A" w:rsidRPr="00455D6A" w:rsidDel="00455D6A">
          <w:rPr>
            <w:rStyle w:val="CommentReference"/>
            <w:strike/>
            <w:sz w:val="24"/>
            <w:szCs w:val="24"/>
            <w:rPrChange w:id="701" w:author="Jin, Ying (NIH/NIEHS) [F]" w:date="2026-04-06T10:14:00Z" w16du:dateUtc="2026-04-06T14:14:00Z">
              <w:rPr>
                <w:rStyle w:val="CommentReference"/>
                <w:sz w:val="24"/>
                <w:szCs w:val="24"/>
              </w:rPr>
            </w:rPrChange>
          </w:rPr>
          <w:commentReference w:id="699"/>
        </w:r>
        <w:r w:rsidRPr="00455D6A" w:rsidDel="00455D6A">
          <w:rPr>
            <w:strike/>
            <w:rPrChange w:id="702" w:author="Jin, Ying (NIH/NIEHS) [F]" w:date="2026-04-06T10:14:00Z" w16du:dateUtc="2026-04-06T14:14:00Z">
              <w:rPr/>
            </w:rPrChange>
          </w:rPr>
          <w:delText>.</w:delText>
        </w:r>
        <w:r w:rsidDel="00455D6A">
          <w:delText xml:space="preserve"> If </w:delText>
        </w:r>
      </w:del>
      <w:del w:id="703" w:author="Jin, Ying (NIH/NIEHS) [F]" w:date="2026-04-06T10:17:00Z" w16du:dateUtc="2026-04-06T14:17:00Z">
        <w:r w:rsidDel="00455D6A">
          <w:delText xml:space="preserve">age </w:delText>
        </w:r>
      </w:del>
      <w:r>
        <w:t>is considered as time in IFED data, the</w:t>
      </w:r>
      <w:ins w:id="704" w:author="Jin, Ying (NIH/NIEHS) [F]" w:date="2026-04-06T10:18:00Z" w16du:dateUtc="2026-04-06T14:18:00Z">
        <w:r w:rsidR="00455D6A">
          <w:t>n</w:t>
        </w:r>
      </w:ins>
      <w:r>
        <w:t xml:space="preserve"> </w:t>
      </w:r>
      <w:ins w:id="705" w:author="Jin, Ying (NIH/NIEHS) [F]" w:date="2026-04-06T10:18:00Z" w16du:dateUtc="2026-04-06T14:18:00Z">
        <w:r w:rsidR="00455D6A">
          <w:t xml:space="preserve">the </w:t>
        </w:r>
      </w:ins>
      <w:r>
        <w:t>136 participants would be spread over 278 days, making sample size at each time point very small. The empirical correlation</w:t>
      </w:r>
      <w:ins w:id="706" w:author="Jin, Ying (NIH/NIEHS) [F]" w:date="2026-04-06T10:18:00Z" w16du:dateUtc="2026-04-06T14:18:00Z">
        <w:r w:rsidR="00455D6A">
          <w:t xml:space="preserve"> therefore </w:t>
        </w:r>
      </w:ins>
      <w:del w:id="707" w:author="Jin, Ying (NIH/NIEHS) [F]" w:date="2026-04-06T10:18:00Z" w16du:dateUtc="2026-04-06T14:18:00Z">
        <w:r w:rsidDel="00455D6A">
          <w:delText xml:space="preserve"> therefore, </w:delText>
        </w:r>
      </w:del>
      <w:r>
        <w:t>frequently hits extreme values, as illustrated in Figure b.</w:t>
      </w:r>
    </w:p>
    <w:p w14:paraId="56CFB334" w14:textId="77777777" w:rsidR="00F35CE4" w:rsidRDefault="00000000">
      <w:pPr>
        <w:pStyle w:val="BodyText"/>
      </w:pPr>
      <w:commentRangeStart w:id="708"/>
      <w:r>
        <w:rPr>
          <w:noProof/>
        </w:rPr>
        <w:lastRenderedPageBreak/>
        <w:drawing>
          <wp:inline distT="0" distB="0" distL="0" distR="0" wp14:anchorId="3CFC5AFC" wp14:editId="383B4306">
            <wp:extent cx="5334000" cy="6382879"/>
            <wp:effectExtent l="0" t="0" r="0" b="0"/>
            <wp:docPr id="45" name="Picture" descr="Figure 3.5: Descriptives of pairwise correlation and its change over time. Figure (a) uses week of scheduled procedure as discrete time. Figure (b) uses infant age as continuous time, coded as days after birth."/>
            <wp:cNvGraphicFramePr/>
            <a:graphic xmlns:a="http://schemas.openxmlformats.org/drawingml/2006/main">
              <a:graphicData uri="http://schemas.openxmlformats.org/drawingml/2006/picture">
                <pic:pic xmlns:pic="http://schemas.openxmlformats.org/drawingml/2006/picture">
                  <pic:nvPicPr>
                    <pic:cNvPr id="46" name="Picture" descr="../Manuscripts/Appshots/tab2.2.1.png"/>
                    <pic:cNvPicPr>
                      <a:picLocks noChangeAspect="1" noChangeArrowheads="1"/>
                    </pic:cNvPicPr>
                  </pic:nvPicPr>
                  <pic:blipFill>
                    <a:blip r:embed="rId14"/>
                    <a:stretch>
                      <a:fillRect/>
                    </a:stretch>
                  </pic:blipFill>
                  <pic:spPr bwMode="auto">
                    <a:xfrm>
                      <a:off x="0" y="0"/>
                      <a:ext cx="5334000" cy="6382879"/>
                    </a:xfrm>
                    <a:prstGeom prst="rect">
                      <a:avLst/>
                    </a:prstGeom>
                    <a:noFill/>
                    <a:ln w="9525">
                      <a:noFill/>
                      <a:headEnd/>
                      <a:tailEnd/>
                    </a:ln>
                  </pic:spPr>
                </pic:pic>
              </a:graphicData>
            </a:graphic>
          </wp:inline>
        </w:drawing>
      </w:r>
      <w:commentRangeEnd w:id="708"/>
      <w:r w:rsidR="00437E0A">
        <w:rPr>
          <w:rStyle w:val="CommentReference"/>
          <w:noProof/>
          <w:sz w:val="24"/>
          <w:szCs w:val="24"/>
        </w:rPr>
        <w:lastRenderedPageBreak/>
        <w:commentReference w:id="708"/>
      </w:r>
      <w:r>
        <w:rPr>
          <w:noProof/>
        </w:rPr>
        <w:drawing>
          <wp:inline distT="0" distB="0" distL="0" distR="0" wp14:anchorId="54870FF9" wp14:editId="5C7CB8A5">
            <wp:extent cx="5334000" cy="6382879"/>
            <wp:effectExtent l="0" t="0" r="0" b="0"/>
            <wp:docPr id="48" name="Picture" descr="(#fig:fig-tab2-sub2)Descriptives of pairwise correlation and its change over time. Figure (a) uses week of scheduled procedure as discrete time. Figure (b) uses infant age as continuous time, coded as days after birth."/>
            <wp:cNvGraphicFramePr/>
            <a:graphic xmlns:a="http://schemas.openxmlformats.org/drawingml/2006/main">
              <a:graphicData uri="http://schemas.openxmlformats.org/drawingml/2006/picture">
                <pic:pic xmlns:pic="http://schemas.openxmlformats.org/drawingml/2006/picture">
                  <pic:nvPicPr>
                    <pic:cNvPr id="49" name="Picture" descr="../Manuscripts/Appshots/tab2.2.2.png"/>
                    <pic:cNvPicPr>
                      <a:picLocks noChangeAspect="1" noChangeArrowheads="1"/>
                    </pic:cNvPicPr>
                  </pic:nvPicPr>
                  <pic:blipFill>
                    <a:blip r:embed="rId15"/>
                    <a:stretch>
                      <a:fillRect/>
                    </a:stretch>
                  </pic:blipFill>
                  <pic:spPr bwMode="auto">
                    <a:xfrm>
                      <a:off x="0" y="0"/>
                      <a:ext cx="5334000" cy="6382879"/>
                    </a:xfrm>
                    <a:prstGeom prst="rect">
                      <a:avLst/>
                    </a:prstGeom>
                    <a:noFill/>
                    <a:ln w="9525">
                      <a:noFill/>
                      <a:headEnd/>
                      <a:tailEnd/>
                    </a:ln>
                  </pic:spPr>
                </pic:pic>
              </a:graphicData>
            </a:graphic>
          </wp:inline>
        </w:drawing>
      </w:r>
    </w:p>
    <w:p w14:paraId="791AAA27" w14:textId="7B05EF3B" w:rsidR="00F35CE4" w:rsidRDefault="00000000">
      <w:pPr>
        <w:pStyle w:val="BodyText"/>
      </w:pPr>
      <w:r>
        <w:t>The correlatio</w:t>
      </w:r>
      <w:ins w:id="709" w:author="Zhao, Shanshan (NIH/NIEHS) [E]" w:date="2026-03-26T15:35:00Z" w16du:dateUtc="2026-03-26T19:35:00Z">
        <w:r w:rsidR="005725B1">
          <w:t>n</w:t>
        </w:r>
      </w:ins>
      <w:r>
        <w:t xml:space="preserve"> </w:t>
      </w:r>
      <w:del w:id="710" w:author="Zhao, Shanshan (NIH/NIEHS) [E]" w:date="2026-03-26T15:35:00Z" w16du:dateUtc="2026-03-26T19:35:00Z">
        <w:r w:rsidDel="005725B1">
          <w:delText>grpah</w:delText>
        </w:r>
      </w:del>
      <w:ins w:id="711" w:author="Zhao, Shanshan (NIH/NIEHS) [E]" w:date="2026-03-26T15:35:00Z" w16du:dateUtc="2026-03-26T19:35:00Z">
        <w:r w:rsidR="005725B1">
          <w:t>graph</w:t>
        </w:r>
      </w:ins>
      <w:r>
        <w:t xml:space="preserve"> allows users to adjust the vertical axis range correlation plot to data. A fixed axis range between -1, 1 give users a better idea of the magnitude of correlation, while a scaled one highlights relative change. In addition, distribution and/or trajectories of the two variables are displayed together below the correlation graph for comparison and reference. The visualization scheme is similar to the previous tab, except now two variables are displayed in one graph for comparison purpose.</w:t>
      </w:r>
    </w:p>
    <w:p w14:paraId="0EFE9953" w14:textId="77777777" w:rsidR="00F35CE4" w:rsidRDefault="00000000">
      <w:pPr>
        <w:pStyle w:val="Heading4"/>
      </w:pPr>
      <w:bookmarkStart w:id="712" w:name="multivariate"/>
      <w:bookmarkEnd w:id="635"/>
      <w:r>
        <w:rPr>
          <w:rStyle w:val="SectionNumber"/>
        </w:rPr>
        <w:lastRenderedPageBreak/>
        <w:t>3.1.2.3</w:t>
      </w:r>
      <w:r>
        <w:tab/>
        <w:t>Multivariate</w:t>
      </w:r>
    </w:p>
    <w:p w14:paraId="584CC211" w14:textId="7D24F3AC" w:rsidR="00F35CE4" w:rsidRDefault="00000000">
      <w:pPr>
        <w:pStyle w:val="FirstParagraph"/>
      </w:pPr>
      <w:r>
        <w:t>Tab 3 display</w:t>
      </w:r>
      <w:ins w:id="713" w:author="Zhao, Shanshan (NIH/NIEHS) [E]" w:date="2026-03-26T15:35:00Z" w16du:dateUtc="2026-03-26T19:35:00Z">
        <w:r w:rsidR="0088501F">
          <w:t>s</w:t>
        </w:r>
      </w:ins>
      <w:r>
        <w:t xml:space="preserve"> the empirical correlation matrix in a heatmap, using different colors for direction and hue for magnitude (Figure ). User can scroll over the time axis on the input panel to examine its change over time. If a correlation cannot be computed, the corresponding square will be marked gray.</w:t>
      </w:r>
    </w:p>
    <w:p w14:paraId="13BDF9DE" w14:textId="77777777" w:rsidR="00F35CE4" w:rsidRDefault="00000000">
      <w:pPr>
        <w:pStyle w:val="CaptionedFigure"/>
      </w:pPr>
      <w:r>
        <w:rPr>
          <w:noProof/>
        </w:rPr>
        <w:drawing>
          <wp:inline distT="0" distB="0" distL="0" distR="0" wp14:anchorId="37C46F14" wp14:editId="05E623A4">
            <wp:extent cx="4267200" cy="2583059"/>
            <wp:effectExtent l="0" t="0" r="0" b="0"/>
            <wp:docPr id="52" name="Picture" descr="Figure 3.7: Descriptives of the correlation structure of the entire dataset"/>
            <wp:cNvGraphicFramePr/>
            <a:graphic xmlns:a="http://schemas.openxmlformats.org/drawingml/2006/main">
              <a:graphicData uri="http://schemas.openxmlformats.org/drawingml/2006/picture">
                <pic:pic xmlns:pic="http://schemas.openxmlformats.org/drawingml/2006/picture">
                  <pic:nvPicPr>
                    <pic:cNvPr id="53" name="Picture" descr="../Manuscripts/AppShots/tab2.3.png"/>
                    <pic:cNvPicPr>
                      <a:picLocks noChangeAspect="1" noChangeArrowheads="1"/>
                    </pic:cNvPicPr>
                  </pic:nvPicPr>
                  <pic:blipFill>
                    <a:blip r:embed="rId16"/>
                    <a:stretch>
                      <a:fillRect/>
                    </a:stretch>
                  </pic:blipFill>
                  <pic:spPr bwMode="auto">
                    <a:xfrm>
                      <a:off x="0" y="0"/>
                      <a:ext cx="4267200" cy="2583059"/>
                    </a:xfrm>
                    <a:prstGeom prst="rect">
                      <a:avLst/>
                    </a:prstGeom>
                    <a:noFill/>
                    <a:ln w="9525">
                      <a:noFill/>
                      <a:headEnd/>
                      <a:tailEnd/>
                    </a:ln>
                  </pic:spPr>
                </pic:pic>
              </a:graphicData>
            </a:graphic>
          </wp:inline>
        </w:drawing>
      </w:r>
    </w:p>
    <w:p w14:paraId="7A277E81" w14:textId="77777777" w:rsidR="00F35CE4" w:rsidRDefault="00000000">
      <w:pPr>
        <w:pStyle w:val="ImageCaption"/>
      </w:pPr>
      <w:bookmarkStart w:id="714" w:name="fig:fig-tab2-sub3"/>
      <w:bookmarkEnd w:id="714"/>
      <w:r>
        <w:t>Figure 3.7: Descriptives of the correlation structure of the entire dataset</w:t>
      </w:r>
    </w:p>
    <w:p w14:paraId="582D184B" w14:textId="77777777" w:rsidR="00F35CE4" w:rsidRDefault="00000000">
      <w:pPr>
        <w:pStyle w:val="Heading3"/>
      </w:pPr>
      <w:bookmarkStart w:id="715" w:name="temporal-visualization"/>
      <w:bookmarkEnd w:id="492"/>
      <w:bookmarkEnd w:id="712"/>
      <w:r>
        <w:rPr>
          <w:rStyle w:val="SectionNumber"/>
        </w:rPr>
        <w:t>3.1.3</w:t>
      </w:r>
      <w:r>
        <w:tab/>
        <w:t>Temporal visualization</w:t>
      </w:r>
    </w:p>
    <w:p w14:paraId="5509D1A2" w14:textId="77777777" w:rsidR="00F35CE4" w:rsidRDefault="00000000">
      <w:pPr>
        <w:pStyle w:val="FirstParagraph"/>
      </w:pPr>
      <w:r>
        <w:t>This tab hosts the core functionality of the mlEDA app - a dynamic network graph of multivariate correlation and/or association. We proposed this novel visualization scheme to offer a comprehensive, concise and interpretable representation of the complicated and evolving relationship between multiple measures. The layout reflects the relationship between multiple variables on one 2D surface, with nodes indicates variables, and their relative position indicating the strength of relationship. Strongly associated variables are positioned closer to each other while weakly associated variables are positioned further away. For example, in Figure , the two anogenital measures are very close to each other, indicating very strong correlation between them, which is consistent with intuition considering they measure the same subject from different aspects.</w:t>
      </w:r>
    </w:p>
    <w:p w14:paraId="74BC0C44" w14:textId="77777777" w:rsidR="00F35CE4" w:rsidRDefault="00000000">
      <w:pPr>
        <w:pStyle w:val="BodyText"/>
      </w:pPr>
      <w:r>
        <w:t>By scrolling over the time axis on the input panel, user will see the graph layout adjust in a visually stable way, using minimal movement to adapt to the change of data structure over time. The following Section  will explain in detail the how the layout is generated and visual stability is preserved. Here we focus on the visualization scheme. As is shown, the plot essentially maps the strength of correlation onto the distance between nodes on a 2D surface, thus lead to an intuitive visualization that can be efficiently interpreted.</w:t>
      </w:r>
    </w:p>
    <w:p w14:paraId="6D2F736D" w14:textId="77777777" w:rsidR="00F35CE4" w:rsidRDefault="00000000">
      <w:pPr>
        <w:pStyle w:val="CaptionedFigure"/>
      </w:pPr>
      <w:r>
        <w:rPr>
          <w:noProof/>
        </w:rPr>
        <w:lastRenderedPageBreak/>
        <w:drawing>
          <wp:inline distT="0" distB="0" distL="0" distR="0" wp14:anchorId="68F20818" wp14:editId="282D5F6E">
            <wp:extent cx="5334000" cy="6825622"/>
            <wp:effectExtent l="0" t="0" r="0" b="0"/>
            <wp:docPr id="58" name="Picture" descr="Figure 3.8: Dynamic network plot of variable association."/>
            <wp:cNvGraphicFramePr/>
            <a:graphic xmlns:a="http://schemas.openxmlformats.org/drawingml/2006/main">
              <a:graphicData uri="http://schemas.openxmlformats.org/drawingml/2006/picture">
                <pic:pic xmlns:pic="http://schemas.openxmlformats.org/drawingml/2006/picture">
                  <pic:nvPicPr>
                    <pic:cNvPr id="59" name="Picture" descr="../Manuscripts/Appshots/tab3.png"/>
                    <pic:cNvPicPr>
                      <a:picLocks noChangeAspect="1" noChangeArrowheads="1"/>
                    </pic:cNvPicPr>
                  </pic:nvPicPr>
                  <pic:blipFill>
                    <a:blip r:embed="rId17"/>
                    <a:stretch>
                      <a:fillRect/>
                    </a:stretch>
                  </pic:blipFill>
                  <pic:spPr bwMode="auto">
                    <a:xfrm>
                      <a:off x="0" y="0"/>
                      <a:ext cx="5334000" cy="6825622"/>
                    </a:xfrm>
                    <a:prstGeom prst="rect">
                      <a:avLst/>
                    </a:prstGeom>
                    <a:noFill/>
                    <a:ln w="9525">
                      <a:noFill/>
                      <a:headEnd/>
                      <a:tailEnd/>
                    </a:ln>
                  </pic:spPr>
                </pic:pic>
              </a:graphicData>
            </a:graphic>
          </wp:inline>
        </w:drawing>
      </w:r>
    </w:p>
    <w:p w14:paraId="506C1E00" w14:textId="77777777" w:rsidR="00F35CE4" w:rsidRDefault="00000000">
      <w:pPr>
        <w:pStyle w:val="ImageCaption"/>
      </w:pPr>
      <w:bookmarkStart w:id="716" w:name="fig:fig-tab3"/>
      <w:bookmarkEnd w:id="716"/>
      <w:r>
        <w:t>Figure 3.8: Dynamic network plot of variable association.</w:t>
      </w:r>
    </w:p>
    <w:p w14:paraId="5EC7B426" w14:textId="77777777" w:rsidR="00F35CE4" w:rsidRDefault="00000000">
      <w:pPr>
        <w:pStyle w:val="BodyText"/>
      </w:pPr>
      <w:r>
        <w:t xml:space="preserve">More interactive features are incorporated in this tab to accommodate users’ needs and preferences. Users can choose their preferred method to quantify variable relationship, such has correlation or distance. Users can also choose to highlight strong relationships by specifying a threshold on the input panel. Depending on the choice of measure, strong associations are visualized as an edge connecting the corresponding two variables, and </w:t>
      </w:r>
      <w:r>
        <w:lastRenderedPageBreak/>
        <w:t>the thickness and color hue of the edges reflects the magnitude of the relationship measure. In Figure , spearman correlation is visualized with its threshold is set to 0.5. It follows that edges appeared between FSH and ovary volume, and bud bead size and bud bead volume, meaning these two correlation coefficients are greater than 0.5. In practice, user may also wish to identity groups of variables with stronger association (i.e., “clusters” of variables). mlEDA has a corresponding complementary function on this tab to group variables by performing a time-dependent hierarchical clustering on the association measures. The clustering is implemented on the lower-dimensional coordinates instead of the empirical higher dimensional association matrix, since the lower dimensional structure is more stable over time (see section  for details). Users can choose the number of groups, and the variable vertices will be colored differently by group assignment. A few summary of group labels over time can be displayed below the network graph, where user can examine the change of grouping results over time from different perspectives. If a group of interest in identified, user can also regenerated the plot only for these subset of variables for more detailed analysis.</w:t>
      </w:r>
    </w:p>
    <w:p w14:paraId="2E5700F4" w14:textId="77777777" w:rsidR="00F35CE4" w:rsidRDefault="00000000">
      <w:pPr>
        <w:pStyle w:val="Heading3"/>
      </w:pPr>
      <w:bookmarkStart w:id="717" w:name="integrated-visualization"/>
      <w:bookmarkEnd w:id="715"/>
      <w:r>
        <w:rPr>
          <w:rStyle w:val="SectionNumber"/>
        </w:rPr>
        <w:t>3.1.4</w:t>
      </w:r>
      <w:r>
        <w:tab/>
        <w:t>Integrated visualization</w:t>
      </w:r>
    </w:p>
    <w:p w14:paraId="5ACC60BD" w14:textId="77777777" w:rsidR="00F35CE4" w:rsidRDefault="00000000">
      <w:pPr>
        <w:pStyle w:val="FirstParagraph"/>
      </w:pPr>
      <w:r>
        <w:t>The fourth tab offers an time-independent summary of variable association integrating the entire follow up period. It averages the association matrix from all time points during the follow up time, and then visualize this “average” matrix using the same network mechanism as tab 3. User can either treat all time points equally, or weigh them by the time interval in between. The “weighted” option takes a “last observation carried over” approach, assuming correlation structure does not change until the next time point. It therefore weighs each time point by the length of following interval. This time-independent summary could be good complementary information to user inspection. As Figure  shows, the structure of this tab is very similar to tab 3, except for the time-dependent components. They also share similar interactive functionalists, such as specifying association threshold, grouping, and choosing subsets of data.</w:t>
      </w:r>
    </w:p>
    <w:p w14:paraId="6DA8132A" w14:textId="77777777" w:rsidR="00F35CE4" w:rsidRDefault="00000000">
      <w:pPr>
        <w:pStyle w:val="CaptionedFigure"/>
      </w:pPr>
      <w:r>
        <w:rPr>
          <w:noProof/>
        </w:rPr>
        <w:lastRenderedPageBreak/>
        <w:drawing>
          <wp:inline distT="0" distB="0" distL="0" distR="0" wp14:anchorId="6FB2C936" wp14:editId="38DE1D0C">
            <wp:extent cx="5334000" cy="5845262"/>
            <wp:effectExtent l="0" t="0" r="0" b="0"/>
            <wp:docPr id="63" name="Picture" descr="Figure 3.9: Integrated netowrk visualization of correlation or association matrix"/>
            <wp:cNvGraphicFramePr/>
            <a:graphic xmlns:a="http://schemas.openxmlformats.org/drawingml/2006/main">
              <a:graphicData uri="http://schemas.openxmlformats.org/drawingml/2006/picture">
                <pic:pic xmlns:pic="http://schemas.openxmlformats.org/drawingml/2006/picture">
                  <pic:nvPicPr>
                    <pic:cNvPr id="64" name="Picture" descr="../Manuscripts/Appshots/tab4.png"/>
                    <pic:cNvPicPr>
                      <a:picLocks noChangeAspect="1" noChangeArrowheads="1"/>
                    </pic:cNvPicPr>
                  </pic:nvPicPr>
                  <pic:blipFill>
                    <a:blip r:embed="rId18"/>
                    <a:stretch>
                      <a:fillRect/>
                    </a:stretch>
                  </pic:blipFill>
                  <pic:spPr bwMode="auto">
                    <a:xfrm>
                      <a:off x="0" y="0"/>
                      <a:ext cx="5334000" cy="5845262"/>
                    </a:xfrm>
                    <a:prstGeom prst="rect">
                      <a:avLst/>
                    </a:prstGeom>
                    <a:noFill/>
                    <a:ln w="9525">
                      <a:noFill/>
                      <a:headEnd/>
                      <a:tailEnd/>
                    </a:ln>
                  </pic:spPr>
                </pic:pic>
              </a:graphicData>
            </a:graphic>
          </wp:inline>
        </w:drawing>
      </w:r>
    </w:p>
    <w:p w14:paraId="63F430A9" w14:textId="77777777" w:rsidR="00F35CE4" w:rsidRDefault="00000000">
      <w:pPr>
        <w:pStyle w:val="ImageCaption"/>
      </w:pPr>
      <w:bookmarkStart w:id="718" w:name="fig:fig-tab4"/>
      <w:bookmarkEnd w:id="718"/>
      <w:r>
        <w:t>Figure 3.9: Integrated netowrk visualization of correlation or association matrix</w:t>
      </w:r>
    </w:p>
    <w:p w14:paraId="29FBADB8" w14:textId="77777777" w:rsidR="00F35CE4" w:rsidRDefault="00000000">
      <w:pPr>
        <w:pStyle w:val="Heading1"/>
      </w:pPr>
      <w:bookmarkStart w:id="719" w:name="sec:mds"/>
      <w:bookmarkEnd w:id="402"/>
      <w:bookmarkEnd w:id="444"/>
      <w:bookmarkEnd w:id="717"/>
      <w:r>
        <w:rPr>
          <w:rStyle w:val="SectionNumber"/>
        </w:rPr>
        <w:t>4</w:t>
      </w:r>
      <w:r>
        <w:tab/>
        <w:t>Dynamic netowrk plot of variable association</w:t>
      </w:r>
    </w:p>
    <w:p w14:paraId="37443C05" w14:textId="77777777" w:rsidR="00F35CE4" w:rsidRDefault="00000000">
      <w:pPr>
        <w:pStyle w:val="FirstParagraph"/>
      </w:pPr>
      <w:r>
        <w:t>In this section, we explain in more details about the core functionality of mlEDA: the dynamic netowrk plot of variable association. We explain the method used for plot layout generation, how the high-dimensional assocaition structure is preserved and how visual stability across time is enhanced.</w:t>
      </w:r>
    </w:p>
    <w:p w14:paraId="4FBF4CEE" w14:textId="77777777" w:rsidR="00F35CE4" w:rsidRDefault="00000000">
      <w:pPr>
        <w:pStyle w:val="Heading2"/>
      </w:pPr>
      <w:bookmarkStart w:id="720" w:name="multidimensional-scaling"/>
      <w:r>
        <w:rPr>
          <w:rStyle w:val="SectionNumber"/>
        </w:rPr>
        <w:lastRenderedPageBreak/>
        <w:t>4.1</w:t>
      </w:r>
      <w:r>
        <w:tab/>
        <w:t>Multidimensional Scaling</w:t>
      </w:r>
    </w:p>
    <w:p w14:paraId="78F71A61" w14:textId="77777777" w:rsidR="00F35CE4" w:rsidRDefault="00000000">
      <w:pPr>
        <w:pStyle w:val="FirstParagraph"/>
      </w:pPr>
      <w:r>
        <w:t>As in Section , exploratory data analysis (EDA) methods for multivariate longitudinal datasets are not yet well-developed. In the aspect of data reduction, existing literature largely focuses on studying the relationship between subjects but not variables. Principal component analysis (PCA) or clustering, which are arguably the two most widely used EDA methods for complicated data, both set up the data with rows as subjects and columns as variables (Hastie, Tibshirani, and Friedman 2009). However, exploration of feature association is the study of relationship between , or in other words, the matrix of bivariate quantitative association measure, such as correlation, association, or distance. This distinction makes many existing methods inapplicable, because association matrices do not satisfy may common assumptions these methods make, such as i.i.d observations. However, multidimensional scaling (MDS) is appropriate in this case, because it is highly flexible with few assumptions on the high-dimensional data structures. It assumes that the high-dimensional matrix is square and symmetric matrix with zero diagonal elements. The values in the matrix should corresponds to a “dissimilarity” between variables. Most association measures satisfy, or can be easily converted to meet these assumptions.</w:t>
      </w:r>
    </w:p>
    <w:p w14:paraId="3ABBE5DD" w14:textId="77777777" w:rsidR="00F35CE4" w:rsidRDefault="00000000">
      <w:pPr>
        <w:pStyle w:val="BodyText"/>
      </w:pPr>
      <w:r>
        <w:t xml:space="preserve">Essentially, MDS generates variable layout by estimating a set of low-dimensional coordinates that resembles the high-dimensional association matrix as much as possible. Specifically, for a dataset </w:t>
      </w:r>
      <m:oMath>
        <m:r>
          <m:rPr>
            <m:sty m:val="b"/>
          </m:rPr>
          <w:rPr>
            <w:rFonts w:ascii="Cambria Math" w:hAnsi="Cambria Math"/>
          </w:rPr>
          <m:t>X</m:t>
        </m:r>
      </m:oMath>
      <w:r>
        <w:t xml:space="preserve"> with P variables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at a specific time point, the relationship between variables will be represented by a P-dimensional matrix: </w:t>
      </w:r>
      <m:oMath>
        <m:r>
          <w:rPr>
            <w:rFonts w:ascii="Cambria Math" w:hAnsi="Cambria Math"/>
          </w:rPr>
          <m:t>Σ</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lp</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lp</m:t>
            </m:r>
          </m:sub>
        </m:sSub>
      </m:oMath>
      <w:r>
        <w:t xml:space="preserve"> is the relationship between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l</m:t>
            </m:r>
          </m:sub>
        </m:sSub>
      </m:oMath>
      <w:r>
        <w:t xml:space="preserve"> and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p</m:t>
            </m:r>
          </m:sub>
        </m:sSub>
      </m:oMath>
      <w:r>
        <w:t xml:space="preserve">. MDS will first transform this higher-dimensional matrix into a “dissimilarity” matrix: </w:t>
      </w:r>
      <m:oMath>
        <m:r>
          <m:rPr>
            <m:sty m:val="b"/>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lp</m:t>
            </m:r>
          </m:sub>
        </m:sSub>
        <m:r>
          <m:rPr>
            <m:sty m:val="p"/>
          </m:rPr>
          <w:rPr>
            <w:rFonts w:ascii="Cambria Math" w:hAnsi="Cambria Math"/>
          </w:rPr>
          <m:t>}</m:t>
        </m:r>
      </m:oMath>
      <w:r>
        <w:t xml:space="preserve">, with the method of transformation dependent on the chosen measure. In mlEDA, correlation is transformed as </w:t>
      </w:r>
      <m:oMath>
        <m:sSub>
          <m:sSubPr>
            <m:ctrlPr>
              <w:rPr>
                <w:rFonts w:ascii="Cambria Math" w:hAnsi="Cambria Math"/>
              </w:rPr>
            </m:ctrlPr>
          </m:sSubPr>
          <m:e>
            <m:r>
              <w:rPr>
                <w:rFonts w:ascii="Cambria Math" w:hAnsi="Cambria Math"/>
              </w:rPr>
              <m:t>δ</m:t>
            </m:r>
          </m:e>
          <m:sub>
            <m:r>
              <w:rPr>
                <w:rFonts w:ascii="Cambria Math" w:hAnsi="Cambria Math"/>
              </w:rPr>
              <m:t>lp</m:t>
            </m:r>
          </m:sub>
        </m:sSub>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lp</m:t>
                </m:r>
              </m:sub>
            </m:sSub>
          </m:e>
        </m:d>
      </m:oMath>
      <w:r>
        <w:t>. Euclidean distance on the other hand can be a dissimilarity measure itself and needs no more transformation.</w:t>
      </w:r>
    </w:p>
    <w:p w14:paraId="556E150B" w14:textId="77777777" w:rsidR="00F35CE4" w:rsidRDefault="00000000">
      <w:pPr>
        <w:pStyle w:val="BodyText"/>
      </w:pPr>
      <w:r>
        <w:t xml:space="preserve">The next step is to reduce the higher-dimensional dissimilarity </w:t>
      </w:r>
      <m:oMath>
        <m:r>
          <m:rPr>
            <m:sty m:val="b"/>
          </m:rPr>
          <w:rPr>
            <w:rFonts w:ascii="Cambria Math" w:hAnsi="Cambria Math"/>
          </w:rPr>
          <m:t>Δ</m:t>
        </m:r>
      </m:oMath>
      <w:r>
        <w:t xml:space="preserve"> onto a 2D surface. In the Cartesian coordinate system, a variable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is represented by two coordinates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e>
        </m:d>
      </m:oMath>
      <w:r>
        <w:t xml:space="preserve"> indicating horizontal and vertical positions respectively. The distance between any pair of variables, given their coordinates, can be easily calculated: </w:t>
      </w:r>
      <m:oMath>
        <m:sSub>
          <m:sSubPr>
            <m:ctrlPr>
              <w:rPr>
                <w:rFonts w:ascii="Cambria Math" w:hAnsi="Cambria Math"/>
              </w:rPr>
            </m:ctrlPr>
          </m:sSubPr>
          <m:e>
            <m:r>
              <w:rPr>
                <w:rFonts w:ascii="Cambria Math" w:hAnsi="Cambria Math"/>
              </w:rPr>
              <m:t>d</m:t>
            </m:r>
          </m:e>
          <m:sub>
            <m:r>
              <w:rPr>
                <w:rFonts w:ascii="Cambria Math" w:hAnsi="Cambria Math"/>
              </w:rPr>
              <m:t>lp</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l1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l2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e>
                </m:d>
              </m:e>
              <m:sup>
                <m:r>
                  <w:rPr>
                    <w:rFonts w:ascii="Cambria Math" w:hAnsi="Cambria Math"/>
                  </w:rPr>
                  <m:t>2</m:t>
                </m:r>
              </m:sup>
            </m:sSup>
          </m:e>
        </m:rad>
      </m:oMath>
      <w:r>
        <w:t xml:space="preserve">. The matrix of pairwise Euclidean distance is a P by P matrix: </w:t>
      </w:r>
      <m:oMath>
        <m:r>
          <m:rPr>
            <m:sty m:val="b"/>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lp</m:t>
            </m:r>
          </m:sub>
        </m:sSub>
        <m:r>
          <m:rPr>
            <m:sty m:val="p"/>
          </m:rPr>
          <w:rPr>
            <w:rFonts w:ascii="Cambria Math" w:hAnsi="Cambria Math"/>
          </w:rPr>
          <m:t>}</m:t>
        </m:r>
      </m:oMath>
      <w:r>
        <w:t xml:space="preserve">. Since we would like the geometrical distance to reflect higher-dimensional measures, this problems comes down to minimizing the difference between </w:t>
      </w:r>
      <m:oMath>
        <m:r>
          <m:rPr>
            <m:sty m:val="b"/>
          </m:rPr>
          <w:rPr>
            <w:rFonts w:ascii="Cambria Math" w:hAnsi="Cambria Math"/>
          </w:rPr>
          <m:t>Δ</m:t>
        </m:r>
      </m:oMath>
      <w:r>
        <w:t xml:space="preserve"> and </w:t>
      </w:r>
      <m:oMath>
        <m:r>
          <m:rPr>
            <m:sty m:val="b"/>
          </m:rPr>
          <w:rPr>
            <w:rFonts w:ascii="Cambria Math" w:hAnsi="Cambria Math"/>
          </w:rPr>
          <m:t>D</m:t>
        </m:r>
      </m:oMath>
      <w:r>
        <w:t>. This leads to the stress loss function (B.Kruskal 1964):</w:t>
      </w:r>
    </w:p>
    <w:p w14:paraId="7B2A24F4" w14:textId="77777777" w:rsidR="00F35CE4" w:rsidRDefault="00000000">
      <w:pPr>
        <w:pStyle w:val="BodyText"/>
      </w:pPr>
      <m:oMathPara>
        <m:oMathParaPr>
          <m:jc m:val="center"/>
        </m:oMathParaPr>
        <m:oMath>
          <m:r>
            <w:rPr>
              <w:rFonts w:ascii="Cambria Math" w:hAnsi="Cambria Math"/>
            </w:rPr>
            <m:t>Stress</m:t>
          </m:r>
          <m:d>
            <m:dPr>
              <m:ctrlPr>
                <w:rPr>
                  <w:rFonts w:ascii="Cambria Math" w:hAnsi="Cambria Math"/>
                </w:rPr>
              </m:ctrlPr>
            </m:dPr>
            <m:e>
              <m:r>
                <m:rPr>
                  <m:sty m:val="b"/>
                </m:rPr>
                <w:rPr>
                  <w:rFonts w:ascii="Cambria Math" w:hAnsi="Cambria Math"/>
                </w:rPr>
                <m:t>C</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r>
                <m:rPr>
                  <m:sty m:val="b"/>
                </m:rPr>
                <w:rPr>
                  <w:rFonts w:ascii="Cambria Math" w:hAnsi="Cambria Math"/>
                </w:rPr>
                <m:t>Δ</m:t>
              </m:r>
              <m:r>
                <m:rPr>
                  <m:sty m:val="p"/>
                </m:rPr>
                <w:rPr>
                  <w:rFonts w:ascii="Cambria Math" w:hAnsi="Cambria Math"/>
                </w:rPr>
                <m:t>-</m:t>
              </m:r>
              <m:r>
                <m:rPr>
                  <m:sty m:val="b"/>
                </m:rPr>
                <w:rPr>
                  <w:rFonts w:ascii="Cambria Math" w:hAnsi="Cambria Math"/>
                </w:rPr>
                <m:t>D</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r>
                <m:rPr>
                  <m:sty m:val="b"/>
                </m:rPr>
                <w:rPr>
                  <w:rFonts w:ascii="Cambria Math" w:hAnsi="Cambria Math"/>
                </w:rPr>
                <m:t>Δ</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r>
            <m:rPr>
              <m:sty m:val="p"/>
            </m:rPr>
            <w:rPr>
              <w:rFonts w:ascii="Cambria Math" w:hAnsi="Cambria Math"/>
            </w:rPr>
            <m:t>.</m:t>
          </m:r>
        </m:oMath>
      </m:oMathPara>
    </w:p>
    <w:p w14:paraId="1AD89C4E" w14:textId="77777777" w:rsidR="00F35CE4" w:rsidRDefault="00000000">
      <w:pPr>
        <w:pStyle w:val="FirstParagraph"/>
      </w:pPr>
      <w:r>
        <w:t>By minimizing the stress loss , we will be able to get the 2D coordinates that is most reflective of the correlation structure.</w:t>
      </w:r>
    </w:p>
    <w:p w14:paraId="02F112F6" w14:textId="77777777" w:rsidR="00F35CE4" w:rsidRDefault="00000000">
      <w:pPr>
        <w:pStyle w:val="Heading2"/>
      </w:pPr>
      <w:bookmarkStart w:id="721" w:name="temporal-stability"/>
      <w:bookmarkEnd w:id="720"/>
      <w:r>
        <w:rPr>
          <w:rStyle w:val="SectionNumber"/>
        </w:rPr>
        <w:lastRenderedPageBreak/>
        <w:t>4.2</w:t>
      </w:r>
      <w:r>
        <w:tab/>
        <w:t>Temporal stability</w:t>
      </w:r>
    </w:p>
    <w:p w14:paraId="75712ACD" w14:textId="77777777" w:rsidR="00F35CE4" w:rsidRDefault="00000000">
      <w:pPr>
        <w:pStyle w:val="FirstParagraph"/>
      </w:pPr>
      <w:r>
        <w:t>Note that the MDS algorithm alone does not consider time changes. The classic algorithm proposed by (Gower 1966), as well as many its extensions, are able to visualize one matrix at a single time. For a series of matrices at different time point, there needs to be one separate MDS procedure at each time point. We can consider the evolution process of data structure as a “movie”, then each representation generated by MDS at a specific time point would be a “frame”. However, simple repeated implementation cause visual instability problems. Regeneration will induce random initialization of vertices positions. Although the higher-dimensional structure can be presered at each time point, variable nodes will rotate around the surface with no connection to the previous time points, causing high visual instability and disorientation. This goes against the purpose of mlEDA, which is to introduce intuitive visualization that is easy for human comprehension. A temporally stable extension of classic MDS is needed to solve this issue. In this section, we will introduce two different approaches for this purpose: Dynamic MDS and Splines MDS. The major difference between these two methods is how they perceive the time variable. While Dynamic MDS treats time as discrete points, Splines MDS treats time as the observations of a continuous variable.</w:t>
      </w:r>
    </w:p>
    <w:p w14:paraId="1183E69A" w14:textId="77777777" w:rsidR="00F35CE4" w:rsidRDefault="00000000">
      <w:pPr>
        <w:pStyle w:val="Heading3"/>
      </w:pPr>
      <w:bookmarkStart w:id="722" w:name="dynamic-mds"/>
      <w:r>
        <w:rPr>
          <w:rStyle w:val="SectionNumber"/>
        </w:rPr>
        <w:t>4.2.1</w:t>
      </w:r>
      <w:r>
        <w:tab/>
        <w:t>Dynamic MDS</w:t>
      </w:r>
    </w:p>
    <w:p w14:paraId="0C324A2F" w14:textId="77777777" w:rsidR="00F35CE4" w:rsidRDefault="00000000">
      <w:pPr>
        <w:pStyle w:val="FirstParagraph"/>
      </w:pPr>
      <w:r>
        <w:t>One way to achieve visual stability over time is to minimize the change of layout between adjacent time points. This leads us to the Dynamic MDS methods by (Xu, Kliger, and Hero 2012), which impose penalization on the coordinate change between all adjacent slices. The loss function in this case is penalized stress below:</w:t>
      </w:r>
    </w:p>
    <w:p w14:paraId="0054B54F" w14:textId="77777777" w:rsidR="00F35CE4" w:rsidRDefault="00000000">
      <w:pPr>
        <w:pStyle w:val="BodyText"/>
      </w:pPr>
      <m:oMathPara>
        <m:oMathParaPr>
          <m:jc m:val="center"/>
        </m:oMathParaPr>
        <m:oMath>
          <m:r>
            <w:rPr>
              <w:rFonts w:ascii="Cambria Math" w:hAnsi="Cambria Math"/>
            </w:rPr>
            <m:t>Loss</m:t>
          </m:r>
          <m:d>
            <m:dPr>
              <m:ctrlPr>
                <w:rPr>
                  <w:rFonts w:ascii="Cambria Math" w:hAnsi="Cambria Math"/>
                </w:rPr>
              </m:ctrlPr>
            </m:dPr>
            <m:e>
              <m:r>
                <m:rPr>
                  <m:sty m:val="b"/>
                </m:rP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e>
          </m:nary>
          <m:r>
            <m:rPr>
              <m:sty m:val="p"/>
            </m:rPr>
            <w:rPr>
              <w:rFonts w:ascii="Cambria Math" w:hAnsi="Cambria Math"/>
            </w:rPr>
            <m:t>+</m:t>
          </m:r>
          <m:r>
            <w:rPr>
              <w:rFonts w:ascii="Cambria Math" w:hAnsi="Cambria Math"/>
            </w:rPr>
            <m:t>λ</m:t>
          </m:r>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r>
            <m:rPr>
              <m:sty m:val="p"/>
            </m:rPr>
            <w:rPr>
              <w:rFonts w:ascii="Cambria Math" w:hAnsi="Cambria Math"/>
            </w:rPr>
            <m:t>.</m:t>
          </m:r>
        </m:oMath>
      </m:oMathPara>
    </w:p>
    <w:p w14:paraId="4CBC4F12" w14:textId="77777777" w:rsidR="00F35CE4" w:rsidRDefault="00000000">
      <w:pPr>
        <w:pStyle w:val="FirstParagraph"/>
      </w:pPr>
      <w:r>
        <w:t>This method is very straightforward and works well on datasets that are regularly measured with low measurement density. However, the computation time increases exponentially with measurement grid density and quickly becomes unfeasible. In addition, this method also works poorly with the presence of irregular measurement grid, when variables in the data are measured at different time points. Unfortunately, both issues are very common in practice. As in Section , in the IFED study, the three procedures are not scheduled in conjunction. Office visits and sample collection are scheduled twice as frequent as ultrasounds. From Equation  we can see that only vertices that are present in both adjacent time points can be counted into the penalization. At time points when growth measures and hormones are present but ultrasounds are complete missing, the relationship between ultrasounds and other measures cannot be calculated, and these variables cannot be visualized. The corresponding vertices, as a consequence, will appear and disappear from the graph repeatedly, causing more visual disorientation.</w:t>
      </w:r>
    </w:p>
    <w:p w14:paraId="6F32484B" w14:textId="77777777" w:rsidR="00F35CE4" w:rsidRDefault="00000000">
      <w:pPr>
        <w:pStyle w:val="Heading3"/>
      </w:pPr>
      <w:bookmarkStart w:id="723" w:name="splines-mds"/>
      <w:bookmarkEnd w:id="722"/>
      <w:r>
        <w:rPr>
          <w:rStyle w:val="SectionNumber"/>
        </w:rPr>
        <w:lastRenderedPageBreak/>
        <w:t>4.2.2</w:t>
      </w:r>
      <w:r>
        <w:tab/>
        <w:t>Splines MDS</w:t>
      </w:r>
    </w:p>
    <w:p w14:paraId="770C5CE7" w14:textId="77777777" w:rsidR="00F35CE4" w:rsidRDefault="00000000">
      <w:pPr>
        <w:pStyle w:val="FirstParagraph"/>
      </w:pPr>
      <w:r>
        <w:t xml:space="preserve">While the relationship between variables changes with time, we can also assume this evolution to be a smooth process. It follows that its lower-dimensional representation will also be a smooth process, represented by smooth coordinates  over time: </w:t>
      </w:r>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d>
              <m:dPr>
                <m:ctrlPr>
                  <w:rPr>
                    <w:rFonts w:ascii="Cambria Math" w:hAnsi="Cambria Math"/>
                  </w:rPr>
                </m:ctrlPr>
              </m:dPr>
              <m:e>
                <m:r>
                  <w:rPr>
                    <w:rFonts w:ascii="Cambria Math" w:hAnsi="Cambria Math"/>
                  </w:rPr>
                  <m:t>t</m:t>
                </m:r>
              </m:e>
            </m:d>
          </m:e>
        </m:d>
      </m:oMath>
      <w:r>
        <w:t xml:space="preserve">, where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A natural choise is to model the coordinates using spline basis functions:</w:t>
      </w:r>
    </w:p>
    <w:p w14:paraId="30550D45" w14:textId="77777777" w:rsidR="00F35CE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p1</m:t>
                    </m:r>
                  </m:sub>
                </m:sSub>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ξ</m:t>
                        </m:r>
                      </m:e>
                      <m:sub>
                        <m:r>
                          <w:rPr>
                            <w:rFonts w:ascii="Cambria Math" w:hAnsi="Cambria Math"/>
                          </w:rPr>
                          <m:t>pk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b"/>
                  </m:rPr>
                  <w:rPr>
                    <w:rFonts w:ascii="Cambria Math" w:hAnsi="Cambria Math"/>
                  </w:rPr>
                  <m:t>Φ</m:t>
                </m:r>
                <m:d>
                  <m:dPr>
                    <m:ctrlPr>
                      <w:rPr>
                        <w:rFonts w:ascii="Cambria Math" w:hAnsi="Cambria Math"/>
                      </w:rPr>
                    </m:ctrlPr>
                  </m:dPr>
                  <m:e>
                    <m:r>
                      <w:rPr>
                        <w:rFonts w:ascii="Cambria Math" w:hAnsi="Cambria Math"/>
                      </w:rPr>
                      <m:t>t</m:t>
                    </m:r>
                  </m:e>
                </m:d>
              </m:e>
            </m:mr>
            <m:mr>
              <m:e>
                <m:sSub>
                  <m:sSubPr>
                    <m:ctrlPr>
                      <w:rPr>
                        <w:rFonts w:ascii="Cambria Math" w:hAnsi="Cambria Math"/>
                      </w:rPr>
                    </m:ctrlPr>
                  </m:sSubPr>
                  <m:e>
                    <m:r>
                      <w:rPr>
                        <w:rFonts w:ascii="Cambria Math" w:hAnsi="Cambria Math"/>
                      </w:rPr>
                      <m:t>c</m:t>
                    </m:r>
                  </m:e>
                  <m:sub>
                    <m:r>
                      <w:rPr>
                        <w:rFonts w:ascii="Cambria Math" w:hAnsi="Cambria Math"/>
                      </w:rPr>
                      <m:t>p2</m:t>
                    </m:r>
                  </m:sub>
                </m:sSub>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ζ</m:t>
                        </m:r>
                      </m:e>
                      <m:sub>
                        <m:r>
                          <w:rPr>
                            <w:rFonts w:ascii="Cambria Math" w:hAnsi="Cambria Math"/>
                          </w:rPr>
                          <m:t>pk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r>
                  <m:rPr>
                    <m:sty m:val="b"/>
                  </m:rPr>
                  <w:rPr>
                    <w:rFonts w:ascii="Cambria Math" w:hAnsi="Cambria Math"/>
                  </w:rPr>
                  <m:t>Φ</m:t>
                </m:r>
                <m:d>
                  <m:dPr>
                    <m:ctrlPr>
                      <w:rPr>
                        <w:rFonts w:ascii="Cambria Math" w:hAnsi="Cambria Math"/>
                      </w:rPr>
                    </m:ctrlPr>
                  </m:dPr>
                  <m:e>
                    <m:r>
                      <w:rPr>
                        <w:rFonts w:ascii="Cambria Math" w:hAnsi="Cambria Math"/>
                      </w:rPr>
                      <m:t>t</m:t>
                    </m:r>
                  </m:e>
                </m:d>
              </m:e>
            </m:mr>
          </m:m>
        </m:oMath>
      </m:oMathPara>
    </w:p>
    <w:p w14:paraId="49EAD394" w14:textId="77777777" w:rsidR="00F35CE4" w:rsidRDefault="00000000">
      <w:pPr>
        <w:pStyle w:val="FirstParagraph"/>
      </w:pPr>
      <w:r>
        <w:t xml:space="preserve">The position of the vertex indicating variable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will then change smoothly with t, determined by parameters </w:t>
      </w:r>
      <m:oMath>
        <m:sSub>
          <m:sSubPr>
            <m:ctrlPr>
              <w:rPr>
                <w:rFonts w:ascii="Cambria Math" w:hAnsi="Cambria Math"/>
              </w:rPr>
            </m:ctrlPr>
          </m:sSubPr>
          <m:e>
            <m:r>
              <m:rPr>
                <m:sty m:val="b"/>
              </m:rPr>
              <w:rPr>
                <w:rFonts w:ascii="Cambria Math" w:hAnsi="Cambria Math"/>
              </w:rPr>
              <m:t>ξ</m:t>
            </m:r>
          </m:e>
          <m:sub>
            <m:r>
              <w:rPr>
                <w:rFonts w:ascii="Cambria Math" w:hAnsi="Cambria Math"/>
              </w:rPr>
              <m:t>p</m:t>
            </m:r>
          </m:sub>
        </m:sSub>
      </m:oMath>
      <w:r>
        <w:t xml:space="preserve"> and </w:t>
      </w:r>
      <m:oMath>
        <m:sSub>
          <m:sSubPr>
            <m:ctrlPr>
              <w:rPr>
                <w:rFonts w:ascii="Cambria Math" w:hAnsi="Cambria Math"/>
              </w:rPr>
            </m:ctrlPr>
          </m:sSubPr>
          <m:e>
            <m:r>
              <m:rPr>
                <m:sty m:val="b"/>
              </m:rPr>
              <w:rPr>
                <w:rFonts w:ascii="Cambria Math" w:hAnsi="Cambria Math"/>
              </w:rPr>
              <m:t>ζ</m:t>
            </m:r>
          </m:e>
          <m:sub>
            <m:r>
              <w:rPr>
                <w:rFonts w:ascii="Cambria Math" w:hAnsi="Cambria Math"/>
              </w:rPr>
              <m:t>p</m:t>
            </m:r>
          </m:sub>
        </m:sSub>
      </m:oMath>
      <w:r>
        <w:t xml:space="preserve">. The lower dimensional representation </w:t>
      </w:r>
      <m:oMath>
        <m:r>
          <m:rPr>
            <m:sty m:val="b"/>
          </m:rPr>
          <w:rPr>
            <w:rFonts w:ascii="Cambria Math" w:hAnsi="Cambria Math"/>
          </w:rPr>
          <m:t>D</m:t>
        </m:r>
      </m:oMath>
      <w:r>
        <w:t xml:space="preserve"> will be a collection of the smooth coordinates: </w:t>
      </w:r>
      <m:oMath>
        <m:r>
          <m:rPr>
            <m:sty m:val="b"/>
          </m:rP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And the stress function can be written as </w:t>
      </w:r>
      <m:oMath>
        <m:r>
          <w:rPr>
            <w:rFonts w:ascii="Cambria Math" w:hAnsi="Cambria Math"/>
          </w:rPr>
          <m:t>Stress</m:t>
        </m:r>
        <m:d>
          <m:dPr>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r>
              <m:rPr>
                <m:sty m:val="p"/>
              </m:rPr>
              <w:rPr>
                <w:rFonts w:ascii="Cambria Math" w:hAnsi="Cambria Math"/>
              </w:rPr>
              <m:t>-</m:t>
            </m:r>
            <m:r>
              <m:rPr>
                <m:sty m:val="b"/>
              </m:rPr>
              <w:rPr>
                <w:rFonts w:ascii="Cambria Math" w:hAnsi="Cambria Math"/>
              </w:rPr>
              <m:t>D</m:t>
            </m:r>
            <m:d>
              <m:dPr>
                <m:ctrlPr>
                  <w:rPr>
                    <w:rFonts w:ascii="Cambria Math" w:hAnsi="Cambria Math"/>
                  </w:rPr>
                </m:ctrlPr>
              </m:dPr>
              <m:e>
                <m:r>
                  <w:rPr>
                    <w:rFonts w:ascii="Cambria Math" w:hAnsi="Cambria Math"/>
                  </w:rPr>
                  <m:t>t</m:t>
                </m:r>
              </m:e>
            </m:d>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oMath>
      <w:r>
        <w:t>. As time changes, the stability of layout can be controlled by penalizing the “smoothness” of coordinate functions, such as their second derivatives:</w:t>
      </w:r>
    </w:p>
    <w:p w14:paraId="50C3A17E" w14:textId="77777777" w:rsidR="00F35CE4"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Loss</m:t>
                </m:r>
                <m:d>
                  <m:dPr>
                    <m:ctrlPr>
                      <w:rPr>
                        <w:rFonts w:ascii="Cambria Math" w:hAnsi="Cambria Math"/>
                      </w:rPr>
                    </m:ctrlPr>
                  </m:dPr>
                  <m:e>
                    <m:r>
                      <m:rPr>
                        <m:sty m:val="b"/>
                      </m:rPr>
                      <w:rPr>
                        <w:rFonts w:ascii="Cambria Math" w:hAnsi="Cambria Math"/>
                      </w:rPr>
                      <m:t>ξ</m:t>
                    </m:r>
                    <m:r>
                      <m:rPr>
                        <m:sty m:val="p"/>
                      </m:rPr>
                      <w:rPr>
                        <w:rFonts w:ascii="Cambria Math" w:hAnsi="Cambria Math"/>
                      </w:rPr>
                      <m:t>,</m:t>
                    </m:r>
                    <m:r>
                      <m:rPr>
                        <m:sty m:val="b"/>
                      </m:rPr>
                      <w:rPr>
                        <w:rFonts w:ascii="Cambria Math" w:hAnsi="Cambria Math"/>
                      </w:rPr>
                      <m:t>ζ</m:t>
                    </m:r>
                  </m:e>
                </m:d>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S</m:t>
                    </m:r>
                  </m:e>
                </m:nary>
                <m:r>
                  <w:rPr>
                    <w:rFonts w:ascii="Cambria Math" w:hAnsi="Cambria Math"/>
                  </w:rPr>
                  <m:t>tress</m:t>
                </m:r>
                <m:d>
                  <m:dPr>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r>
                      <w:rPr>
                        <w:rFonts w:ascii="Cambria Math" w:hAnsi="Cambria Math"/>
                      </w:rPr>
                      <m:t>λ</m:t>
                    </m:r>
                  </m:e>
                </m:nary>
                <m:d>
                  <m:dPr>
                    <m:ctrlPr>
                      <w:rPr>
                        <w:rFonts w:ascii="Cambria Math" w:hAnsi="Cambria Math"/>
                      </w:rPr>
                    </m:ctrlPr>
                  </m:dPr>
                  <m:e>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e>
                </m:d>
                <m:r>
                  <m:rPr>
                    <m:sty m:val="b"/>
                  </m:rPr>
                  <w:rPr>
                    <w:rFonts w:ascii="Cambria Math" w:hAnsi="Cambria Math"/>
                  </w:rPr>
                  <m:t>Φ</m:t>
                </m:r>
                <m:r>
                  <m:rPr>
                    <m:sty m:val="p"/>
                  </m:rPr>
                  <w:rPr>
                    <w:rFonts w:ascii="Cambria Math" w:hAnsi="Cambria Math"/>
                  </w:rPr>
                  <m:t>″</m:t>
                </m:r>
              </m:e>
            </m:mr>
          </m:m>
        </m:oMath>
      </m:oMathPara>
    </w:p>
    <w:p w14:paraId="7C17389C" w14:textId="77777777" w:rsidR="00F35CE4" w:rsidRDefault="00000000">
      <w:pPr>
        <w:pStyle w:val="FirstParagraph"/>
      </w:pPr>
      <w:r>
        <w:t xml:space="preserve">Splines MDS layout estimated by minimizing Equation  has a few advantages over the Dynamic MDS approach. First of all, the Splines basis functions are shared across variables. Therefore, the vertex coordinates computed here is determined by spline basis coefficients </w:t>
      </w:r>
      <m:oMath>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oMath>
      <w:r>
        <w:t>, which are time-independent. With irregular measurement grid, although some variables can be completely missing at some time points, their layout could still be computed in a consistent manner. The mlEDA app supports this function and annotates the completely missing variables with unfilled circles instead of solid nodes. This keeps all variables in the plot and thus makes it more visually stable, revealing smooth, gradual structural evolution over time without the burdent of constantly adjusting to disppearing/reappearing nodes.</w:t>
      </w:r>
    </w:p>
    <w:p w14:paraId="21E3B0B6" w14:textId="77777777" w:rsidR="00F35CE4" w:rsidRDefault="00000000">
      <w:pPr>
        <w:pStyle w:val="BodyText"/>
      </w:pPr>
      <w:r>
        <w:t>In addition, with the measurement grid is dense, the loss function  is a lot more efficient to minimize, because it estimates a lot less parameters and also can be paralleled over time. For example, the different of computation time between Dynamic and Splines MDS, when used on IFED data with age as time, is a few hours versus a few minutes, making Splines MDS the only feasible choice for visualization.</w:t>
      </w:r>
    </w:p>
    <w:p w14:paraId="36FEE925" w14:textId="77777777" w:rsidR="00F35CE4" w:rsidRDefault="00000000">
      <w:pPr>
        <w:pStyle w:val="Heading1"/>
      </w:pPr>
      <w:bookmarkStart w:id="724" w:name="sec:case_study"/>
      <w:bookmarkEnd w:id="719"/>
      <w:bookmarkEnd w:id="721"/>
      <w:bookmarkEnd w:id="723"/>
      <w:r>
        <w:rPr>
          <w:rStyle w:val="SectionNumber"/>
        </w:rPr>
        <w:lastRenderedPageBreak/>
        <w:t>5</w:t>
      </w:r>
      <w:r>
        <w:tab/>
        <w:t>Case Study</w:t>
      </w:r>
    </w:p>
    <w:p w14:paraId="6C42FEAA" w14:textId="77777777" w:rsidR="00F35CE4" w:rsidRDefault="00000000">
      <w:pPr>
        <w:pStyle w:val="FirstParagraph"/>
      </w:pPr>
      <w:r>
        <w:t xml:space="preserve">In this section, we demonstrate the practical utility of mlEDA using the discoveries it revealed on the IFED data. Because the essential difference in the reproductive system between sexes, boys and girls are usually analyzed separately. In this paper, we focus on the 136 full-term infant girls from the IFED study, exploring the interaction and evolution of physical growth, organ growth and hormone concentrations. Although existing literature on girls’ early reproductive development is extensive, the discoveries showed controversies and complications. We hope this tools can offer novel insight using its concise, interpretable visualization and facilitate the generation of new hypothesis. Please note that though mlEDA provides different options for visualization, this paper will focus on evolution over week as a continuous time measure and spearman correlation as the association measure. </w:t>
      </w:r>
    </w:p>
    <w:p w14:paraId="6130B1DF" w14:textId="77777777" w:rsidR="00F35CE4" w:rsidRDefault="00000000">
      <w:pPr>
        <w:pStyle w:val="BodyText"/>
      </w:pPr>
      <w:r>
        <w:t>Most physical growth measures, including head circumference and anogenital measures, showed steady growing trend over the entire follow-up period. Head circumference increased quickly during the first 3-4 months, and than gradually reaching a plateau at the end. Anogenital measures had a lot more fluctuation over time. Age-adjusted BMI stayed stable as expected. Hormone concentrations, on the other hand, showed high variability across individual and more fluctuation over time. Considering sample average, FSH, estradiol and testosterone all showed very slow and steady decrease over the 36 weeks. On the other hand, most individual tracks showed similarity, with at least one peak at different timing and with different magnitude. Most estradiol tracks started with a decrease in concentration at the first 5-10 weeks followed by small fluctuations. Some subjects had brief increase at week 12, 20 or 28. Testosterone showed a similar trend, with high initial concentration right after birth, a rapid decrease from 4-12 weeks and then fluctuations. The initial decreasing is likely due to subsiding placental hormones. Organ volume measured from ultrasound also showed notable heterogeneity. The average bud bead volume showed an initial increase from week 1-4, then flatten out across the following weeks. However, the individual tracks showed sharp increases of partial sample at week 4, 12 and 24. Similarly, the average ovary volume slowly increased from week 1-4 and plateaued, while individual tracks showed waves of peaks at week 4, 8, 12 and 24. Uterus volume had a more uniform trend, as most infants showed a sharp decline in volume from week 2 to 4. While most infants stayed steady after, there are infants whose uterus volume showed a later peak, but also across different timings including week 8, 12 and 24. Overall, the individual development track of reproductive organs and hormones revealed the existence of rapid development periods, but the timing and magnitude can be very different across individual. An average trend over sample might not be a good summary measure in this case. A more appropriate target of analysis would be the pattern of change over time.</w:t>
      </w:r>
    </w:p>
    <w:p w14:paraId="2424AA6E" w14:textId="77777777" w:rsidR="00F35CE4" w:rsidRDefault="00000000">
      <w:pPr>
        <w:pStyle w:val="BodyText"/>
      </w:pPr>
      <w:r>
        <w:t xml:space="preserve">The correlation between most growth measures are stable over time. Head circumference and BMI showed stable moderate correlation (0.5), and the two anogential measures (FA and anterior) showed slowly increasing correlation from roughly 0.2 to 0.5 over the first few </w:t>
      </w:r>
      <w:r>
        <w:lastRenderedPageBreak/>
        <w:t>weeks. The correlation between hormone concentrations are weaker, fluctuating across zero throughout follow-up. The correlation between estradiol showed a brief increase from 0.25 to 0.5 during week 4-8, but the soon decreased back to zero at week 16. In terms of reproduce organ volumes, some showed slight increase of correlation over the first few weeks. The correlation between ovary and uterus increased from 0.1 to 0.25 during the first few weeks. Similar for bud bead and uterus, their correlation increased to 0.3 during the first 8 weeks. Both correlation then decreased slowly until about week 24. Ovary and bud bead volume, on the other hand, did not show the initial correlation increase. Their correlation stayed at around 0.25 until week 16, followed by a slight decrease. The pairwise correlation between growth measures and hormones are generally close to zero with small fluctuations. The correlation between hormone concentrations and reproductive organ volumes are more uncertain, which is partly due to the inconsistency in procedure schedule and missing observations. Their correlation is generally week, with the exception of FSH and ovary value, which showed moderate negative correlation (-0.5-0.6) consistently throughout the study period. FSH and uterus has been weakly correlated (~-0.25) until week 24 when correlation reduced to zero. Estradiol and uterus showed a quick increase from 0 to 0.5 during the first 8 weeks, followed by decrease in the next 8 weeks.</w:t>
      </w:r>
    </w:p>
    <w:p w14:paraId="2DAAFF73" w14:textId="77777777" w:rsidR="00F35CE4" w:rsidRDefault="00000000">
      <w:pPr>
        <w:pStyle w:val="BodyText"/>
      </w:pPr>
      <w:r>
        <w:t>The dynamic network graph on tab 3 offers a comprehensive view of the evolution of the multidimensional correlation structure over time. This graph reflects the strength and change of relative correlation by the change in node positions. We start from week 4, which is the first time point when all measures are collected. As Figure a shows, measures of growth, hormones and organs are roughly evenly distributed across the surface, indicating correlation across board is roughly equal and weak, which may corresponding to a “balanced” state right after birth before the rapid development began. Two growth measures, head circumference and age-adjusted BMI, are positioned close to each other at the top-left conner, indicating strong correlation at this time point. Similar with Ovary volume and FSH on the top-right corner. Both positions are consistent with their time-specific bivariate correlation (~0.5). The two anogenital measures are placed more apart, corresponding to the initial weak correlation (0.2-0.25) from weeks 1-4. Testosterone are slightly further from FSH and ovary volume, indicating weaker correlation. In fact, moving on from week 4, we can observe testosterone moving further away from FSH and ovary volume ( b). The two anogenital measures moved much closer from week 4 to 8, consistent with the increasing bivariate correlation from 0.2 to 0.5 during this period. They also clustered with other growth measures (head circumference and age-adjusted BMI). On the other side of the plot, FSH, estradiol, uterus volume, ovary volume and bud bead volumes also showed clustering effect. The physical growth measures were separating from the hormone concentrations and reproductive organ volumes. Testosterone and thyroid volume lays in between, showing association with neither group.</w:t>
      </w:r>
    </w:p>
    <w:p w14:paraId="1416AF2E" w14:textId="77777777" w:rsidR="00F35CE4" w:rsidRDefault="00000000">
      <w:pPr>
        <w:pStyle w:val="BodyText"/>
      </w:pPr>
      <w:r>
        <w:t xml:space="preserve">Approaching week 16, the cluster structure separating growth meausres from hormones and organ volumes stayed stable, but some previously close variables slowly disperse apart. Comparing b and d, it is clear FSH and ovary volume moved further away. The growth measures showed more clustering to the center of the plot and closer to thyroid volume at week 16. Week 12 in the Figure below reflects an “in-between” status between </w:t>
      </w:r>
      <w:r>
        <w:lastRenderedPageBreak/>
        <w:t>week 8 and 16. Note that ultrasound was not scheduled at this week, therefore there are no organ volume measures in the data at this point. However, Splines MDS was able to impute their positioning given the layouts at other time points. This provides more visual stability compared to traditional dynamic MDS, in which the missing measures will simply disappear.</w:t>
      </w:r>
    </w:p>
    <w:p w14:paraId="454B275E" w14:textId="77777777" w:rsidR="00F35CE4" w:rsidRDefault="00000000">
      <w:pPr>
        <w:pStyle w:val="CaptionedFigure"/>
      </w:pPr>
      <w:r>
        <w:rPr>
          <w:noProof/>
        </w:rPr>
        <w:drawing>
          <wp:inline distT="0" distB="0" distL="0" distR="0" wp14:anchorId="3C0D1593" wp14:editId="5D01756D">
            <wp:extent cx="5334000" cy="4267200"/>
            <wp:effectExtent l="0" t="0" r="0" b="0"/>
            <wp:docPr id="75" name="Picture" descr="Figure 5.1: Selected dynamic network graph of spearman correlation the IFED data."/>
            <wp:cNvGraphicFramePr/>
            <a:graphic xmlns:a="http://schemas.openxmlformats.org/drawingml/2006/main">
              <a:graphicData uri="http://schemas.openxmlformats.org/drawingml/2006/picture">
                <pic:pic xmlns:pic="http://schemas.openxmlformats.org/drawingml/2006/picture">
                  <pic:nvPicPr>
                    <pic:cNvPr id="76" name="Picture" descr="manuscript_word_files/figure-docx/ifed-dcan-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6F3208B4" w14:textId="77777777" w:rsidR="00F35CE4" w:rsidRDefault="00000000">
      <w:pPr>
        <w:pStyle w:val="ImageCaption"/>
      </w:pPr>
      <w:bookmarkStart w:id="725" w:name="fig:ifed-dcan"/>
      <w:bookmarkEnd w:id="725"/>
      <w:r>
        <w:t>Figure 5.1: Selected dynamic network graph of spearman correlation the IFED data.</w:t>
      </w:r>
    </w:p>
    <w:p w14:paraId="6D84CD23" w14:textId="77777777" w:rsidR="00F35CE4" w:rsidRDefault="00000000">
      <w:pPr>
        <w:pStyle w:val="Heading1"/>
      </w:pPr>
      <w:bookmarkStart w:id="726" w:name="discussion-to-be-expanded"/>
      <w:bookmarkEnd w:id="724"/>
      <w:r>
        <w:rPr>
          <w:rStyle w:val="SectionNumber"/>
        </w:rPr>
        <w:t>6</w:t>
      </w:r>
      <w:r>
        <w:tab/>
        <w:t>Discussion (to be expanded)</w:t>
      </w:r>
    </w:p>
    <w:p w14:paraId="1ABE9933" w14:textId="77777777" w:rsidR="00F35CE4" w:rsidRDefault="00000000">
      <w:pPr>
        <w:pStyle w:val="FirstParagraph"/>
      </w:pPr>
      <w:r>
        <w:t xml:space="preserve">In summary, mlEDA provides an standardized workflow for exploratory data analysis of multivariate longitudinal data with complicated, time-dependent structure. It guides users through a series of analytically operations, and at each step intuitive visualization and summaries are generated interactively. Through intentional choice of comprehensive, concise visualization, the analysis results are easier to interpret, even for users without statistical background. Users can easily examine the distribution of each variable and the relationship between a set of variables at each time point, as well as their evolution across time. The interactive user inteface also minimize the need for computer programming, making the web base app friendly to users without technical background. Our case study has revealed it’s high efficiency in facilitating interdisciplinary communication in a </w:t>
      </w:r>
      <w:r>
        <w:lastRenderedPageBreak/>
        <w:t>collaborative setting. Domain experts are actively engaged and highly encouraged to provide feedback by the straightfoward visualization. Its application on IFED data has led to observations consistent with previous literature on infant early development and “minipuberty”. Moreover, it also revealed new discoveries that have been previously unidentified or underexplored, including the joint, dynamic correlation between FSH, ovary, uterus and estradio from week 4 to 16, as well as the similarity trajectory shape of hormon concentration with various timing and magnitude. This new discoveries has confirmed the limitation of traditional statistical methods based on population time-specific mean. They pointed out promising directions for future investigation and analytical strategies. In reality, these effective initial explorations can improve efficience and resource allocation.</w:t>
      </w:r>
    </w:p>
    <w:p w14:paraId="1D07F925" w14:textId="77777777" w:rsidR="00F35CE4" w:rsidRDefault="00000000">
      <w:pPr>
        <w:pStyle w:val="BodyText"/>
      </w:pPr>
      <w:r>
        <w:t>The statistics and graphics mlEDA uses for univariate and bivariate summary (tab 2) are classical methods that have been well-established and widely used in exisiting literature. However, as the introduction pointed out, methods for full-picture summary of multivariate dataset are still restricted and difficult to implement, especially when temporal evolution is involved. mlEDA provides an intuitive dynamic network graph that fills in this gap. However, the graphical scheme still has limitations. The visualization of a high-dimensional correlation matrix is essentially a dimension reduction problem, and thus information loss in inevitable. The positions of variable nodes may not exactly reflect the original correlation structure. When visual stability over time is introduced, the layout at a specific time is also affected by other time points. In reality, datasets often have missing value, or inconsistent measurement grid as IFED study, both affecting the quality and stability of visualization. Last but not least, both methods are not efficient enough to handle large-scale datasets, like EHR. Improvement of visualization efficiency is a key point of future investigation.</w:t>
      </w:r>
    </w:p>
    <w:p w14:paraId="55EDBC15" w14:textId="77777777" w:rsidR="00F35CE4" w:rsidRDefault="00000000">
      <w:pPr>
        <w:pStyle w:val="Heading2"/>
      </w:pPr>
      <w:bookmarkStart w:id="727" w:name="references"/>
      <w:r>
        <w:t>References</w:t>
      </w:r>
    </w:p>
    <w:p w14:paraId="1C5561F3" w14:textId="77777777" w:rsidR="00F35CE4" w:rsidRDefault="00000000">
      <w:pPr>
        <w:pStyle w:val="Bibliography"/>
      </w:pPr>
      <w:bookmarkStart w:id="728" w:name="ref-Adgent2018IFED"/>
      <w:bookmarkStart w:id="729" w:name="refs"/>
      <w:r>
        <w:t xml:space="preserve">Adgent, Margaret A, David M Umbach, Babette S Zemel, Andrea Kelly, Joan I Schall, Eileen G Ford, Kerry James, et al. 2018. “A Longitudinal Study of Estrogen-Responsive Tissues and Hormone Concentrations in Infants Fed Soy Formula.” </w:t>
      </w:r>
      <w:r>
        <w:rPr>
          <w:i/>
          <w:iCs/>
        </w:rPr>
        <w:t>The Journal of Clinical Endocrinology &amp; Metabolism</w:t>
      </w:r>
      <w:r>
        <w:t xml:space="preserve"> 103 (5): 1899–909. </w:t>
      </w:r>
      <w:hyperlink r:id="rId20">
        <w:r w:rsidR="00F35CE4">
          <w:rPr>
            <w:rStyle w:val="Hyperlink"/>
          </w:rPr>
          <w:t>https://doi.org/10.1210/jc.2017-02249</w:t>
        </w:r>
      </w:hyperlink>
      <w:r>
        <w:t>.</w:t>
      </w:r>
    </w:p>
    <w:p w14:paraId="129B6579" w14:textId="77777777" w:rsidR="00F35CE4" w:rsidRDefault="00000000">
      <w:pPr>
        <w:pStyle w:val="Bibliography"/>
      </w:pPr>
      <w:bookmarkStart w:id="730" w:name="ref-ndtv"/>
      <w:bookmarkEnd w:id="728"/>
      <w:r>
        <w:t xml:space="preserve">Bender-deMoll, Skye. 2024. </w:t>
      </w:r>
      <w:r>
        <w:rPr>
          <w:i/>
          <w:iCs/>
        </w:rPr>
        <w:t>Ndtv: Network Dynamic Temporal Visualizations</w:t>
      </w:r>
      <w:r>
        <w:t xml:space="preserve">. </w:t>
      </w:r>
      <w:hyperlink r:id="rId21">
        <w:r w:rsidR="00F35CE4">
          <w:rPr>
            <w:rStyle w:val="Hyperlink"/>
          </w:rPr>
          <w:t>https://doi.org/10.32614/CRAN.package.ndtv</w:t>
        </w:r>
      </w:hyperlink>
      <w:r>
        <w:t>.</w:t>
      </w:r>
    </w:p>
    <w:p w14:paraId="6E907D4A" w14:textId="77777777" w:rsidR="00F35CE4" w:rsidRDefault="00000000">
      <w:pPr>
        <w:pStyle w:val="Bibliography"/>
      </w:pPr>
      <w:bookmarkStart w:id="731" w:name="ref-kruskal1964"/>
      <w:bookmarkEnd w:id="730"/>
      <w:r>
        <w:t xml:space="preserve">B.Kruskal, J. 1964. “Nonmetric Multidimensional Scaling: A Numerical Method.” </w:t>
      </w:r>
      <w:r>
        <w:rPr>
          <w:i/>
          <w:iCs/>
        </w:rPr>
        <w:t>Psychometrika</w:t>
      </w:r>
      <w:r>
        <w:t xml:space="preserve"> 29 (June): 115–29. https://doi.org/</w:t>
      </w:r>
      <w:hyperlink r:id="rId22">
        <w:r w:rsidR="00F35CE4">
          <w:rPr>
            <w:rStyle w:val="Hyperlink"/>
          </w:rPr>
          <w:t>https://doi.org/10.1007/BF02289694</w:t>
        </w:r>
      </w:hyperlink>
      <w:r>
        <w:t>.</w:t>
      </w:r>
    </w:p>
    <w:p w14:paraId="382371C6" w14:textId="77777777" w:rsidR="00F35CE4" w:rsidRDefault="00000000">
      <w:pPr>
        <w:pStyle w:val="Bibliography"/>
      </w:pPr>
      <w:bookmarkStart w:id="732" w:name="ref-networkDynamic"/>
      <w:bookmarkEnd w:id="731"/>
      <w:r>
        <w:t xml:space="preserve">Butts, Carter T., Ayn Leslie-Cook, Pavel N. Krivitsky, and Skye Bender-deMoll. 2024. </w:t>
      </w:r>
      <w:r>
        <w:rPr>
          <w:i/>
          <w:iCs/>
        </w:rPr>
        <w:t>networkDynamic: Dynamic Extensions for Network Objects</w:t>
      </w:r>
      <w:r>
        <w:t xml:space="preserve">. </w:t>
      </w:r>
      <w:hyperlink r:id="rId23">
        <w:r w:rsidR="00F35CE4">
          <w:rPr>
            <w:rStyle w:val="Hyperlink"/>
          </w:rPr>
          <w:t>https://doi.org/10.32614/CRAN.package.networkDynamic</w:t>
        </w:r>
      </w:hyperlink>
      <w:r>
        <w:t>.</w:t>
      </w:r>
    </w:p>
    <w:p w14:paraId="42D0965E" w14:textId="77777777" w:rsidR="00F35CE4" w:rsidRDefault="00000000">
      <w:pPr>
        <w:pStyle w:val="Bibliography"/>
      </w:pPr>
      <w:bookmarkStart w:id="733" w:name="ref-NHANES"/>
      <w:bookmarkEnd w:id="732"/>
      <w:r>
        <w:t xml:space="preserve">Centers for Disease Control and Prevention, and National Center for Health Statistics. 2025. “National Health and Nutrition Examination Survey Data.” Hyattsville, MD: </w:t>
      </w:r>
      <w:hyperlink r:id="rId24">
        <w:r w:rsidR="00F35CE4">
          <w:rPr>
            <w:rStyle w:val="Hyperlink"/>
          </w:rPr>
          <w:t>https://www.cdc.gov/nchs/nhanes/index.htm</w:t>
        </w:r>
      </w:hyperlink>
      <w:r>
        <w:t>; U.S. Department of Health; Human Services.</w:t>
      </w:r>
    </w:p>
    <w:p w14:paraId="57255B08" w14:textId="77777777" w:rsidR="00F35CE4" w:rsidRDefault="00000000">
      <w:pPr>
        <w:pStyle w:val="Bibliography"/>
      </w:pPr>
      <w:bookmarkStart w:id="734" w:name="ref-Chin2023"/>
      <w:bookmarkEnd w:id="733"/>
      <w:r>
        <w:t xml:space="preserve">Chin, Helen B, Jenna R Krall, Mandy Goldberg, Frank Z Stanczyk, Kassa Darge, Virginia A Stallings, Walter J Rogen, David M Umbach, and Donna D Baird. 2023. “Early Life Anti-Müllerian Hormone Trajectories in Infant Girls.” </w:t>
      </w:r>
      <w:r>
        <w:rPr>
          <w:i/>
          <w:iCs/>
        </w:rPr>
        <w:t>Epidemiology</w:t>
      </w:r>
      <w:r>
        <w:t xml:space="preserve"> 34 (4). </w:t>
      </w:r>
      <w:hyperlink r:id="rId25">
        <w:r w:rsidR="00F35CE4">
          <w:rPr>
            <w:rStyle w:val="Hyperlink"/>
          </w:rPr>
          <w:t>https://doi.org/10.1097/EDE.0000000000001610</w:t>
        </w:r>
      </w:hyperlink>
      <w:r>
        <w:t>.</w:t>
      </w:r>
    </w:p>
    <w:p w14:paraId="4F22154D" w14:textId="77777777" w:rsidR="00F35CE4" w:rsidRDefault="00000000">
      <w:pPr>
        <w:pStyle w:val="Bibliography"/>
      </w:pPr>
      <w:bookmarkStart w:id="735" w:name="ref-igraph"/>
      <w:bookmarkEnd w:id="734"/>
      <w:r>
        <w:t xml:space="preserve">Csardi, Gabor, and Tamas Nepusz. 2005. “The Igraph Software Package for Complex Network Research.” </w:t>
      </w:r>
      <w:r>
        <w:rPr>
          <w:i/>
          <w:iCs/>
        </w:rPr>
        <w:t>InterJournal</w:t>
      </w:r>
      <w:r>
        <w:t xml:space="preserve"> Complex Systems (November): 1695.</w:t>
      </w:r>
    </w:p>
    <w:p w14:paraId="69980B2E" w14:textId="77777777" w:rsidR="00F35CE4" w:rsidRDefault="00000000">
      <w:pPr>
        <w:pStyle w:val="Bibliography"/>
      </w:pPr>
      <w:bookmarkStart w:id="736" w:name="ref-goldberg2024"/>
      <w:bookmarkEnd w:id="735"/>
      <w:r>
        <w:t xml:space="preserve">Goldberg, Mandy, Margaret A. Adgent, Danielle R. Stevens, Helen B. Chin, Kelly K. Ferguson, Antonia M. Calafat, Gregory Travlos, et al. 2024. “Environmental Phenol Exposures in 6- to 12-Week-Old Infants: The Infant Feeding and Early Development (IFED) Study.” </w:t>
      </w:r>
      <w:r>
        <w:rPr>
          <w:i/>
          <w:iCs/>
        </w:rPr>
        <w:t>Environmental Research</w:t>
      </w:r>
      <w:r>
        <w:t xml:space="preserve"> 252: 119075. https://doi.org/</w:t>
      </w:r>
      <w:hyperlink r:id="rId26">
        <w:r w:rsidR="00F35CE4">
          <w:rPr>
            <w:rStyle w:val="Hyperlink"/>
          </w:rPr>
          <w:t>https://doi.org/10.1016/j.envres.2024.119075</w:t>
        </w:r>
      </w:hyperlink>
      <w:r>
        <w:t>.</w:t>
      </w:r>
    </w:p>
    <w:p w14:paraId="08F1C63F" w14:textId="77777777" w:rsidR="00F35CE4" w:rsidRDefault="00000000">
      <w:pPr>
        <w:pStyle w:val="Bibliography"/>
      </w:pPr>
      <w:bookmarkStart w:id="737" w:name="ref-gower1966pcoa"/>
      <w:bookmarkEnd w:id="736"/>
      <w:r>
        <w:t xml:space="preserve">Gower, J. C. 1966. “Some Distance Properties of Latent Root and Vector Methods Used in Multivariate Analysis.” </w:t>
      </w:r>
      <w:r>
        <w:rPr>
          <w:i/>
          <w:iCs/>
        </w:rPr>
        <w:t>Biometrika</w:t>
      </w:r>
      <w:r>
        <w:t xml:space="preserve"> 53 (3/4): 325–38. </w:t>
      </w:r>
      <w:hyperlink r:id="rId27">
        <w:r w:rsidR="00F35CE4">
          <w:rPr>
            <w:rStyle w:val="Hyperlink"/>
          </w:rPr>
          <w:t>http://www.jstor.org/stable/2333639</w:t>
        </w:r>
      </w:hyperlink>
      <w:r>
        <w:t>.</w:t>
      </w:r>
    </w:p>
    <w:p w14:paraId="3E4F0CE5" w14:textId="77777777" w:rsidR="00F35CE4" w:rsidRDefault="00000000">
      <w:pPr>
        <w:pStyle w:val="Bibliography"/>
      </w:pPr>
      <w:bookmarkStart w:id="738" w:name="ref-esl2ed"/>
      <w:bookmarkEnd w:id="737"/>
      <w:r>
        <w:t xml:space="preserve">Hastie, Trevor, Robert Tibshirani, and Jerome Friedman. 2009. </w:t>
      </w:r>
      <w:r>
        <w:rPr>
          <w:i/>
          <w:iCs/>
        </w:rPr>
        <w:t>The Elements of Statistical Learning</w:t>
      </w:r>
      <w:r>
        <w:t>. Springer New York, NY. https://doi.org/</w:t>
      </w:r>
      <w:hyperlink r:id="rId28">
        <w:r w:rsidR="00F35CE4">
          <w:rPr>
            <w:rStyle w:val="Hyperlink"/>
          </w:rPr>
          <w:t>https://doi.org/10.1007/978-0-387-84858-7</w:t>
        </w:r>
      </w:hyperlink>
      <w:r>
        <w:t>.</w:t>
      </w:r>
    </w:p>
    <w:p w14:paraId="79AE74E5" w14:textId="77777777" w:rsidR="00F35CE4" w:rsidRDefault="00000000">
      <w:pPr>
        <w:pStyle w:val="Bibliography"/>
      </w:pPr>
      <w:bookmarkStart w:id="739" w:name="ref-corrr"/>
      <w:bookmarkEnd w:id="738"/>
      <w:r>
        <w:t xml:space="preserve">Kuhn, Max, Simon Jackson, and Jorge Cimentada. 2022. </w:t>
      </w:r>
      <w:r>
        <w:rPr>
          <w:i/>
          <w:iCs/>
        </w:rPr>
        <w:t>Corrr: Correlations in r</w:t>
      </w:r>
      <w:r>
        <w:t xml:space="preserve">. </w:t>
      </w:r>
      <w:hyperlink r:id="rId29">
        <w:r w:rsidR="00F35CE4">
          <w:rPr>
            <w:rStyle w:val="Hyperlink"/>
          </w:rPr>
          <w:t>https://doi.org/10.32614/CRAN.package.corrr</w:t>
        </w:r>
      </w:hyperlink>
      <w:r>
        <w:t>.</w:t>
      </w:r>
    </w:p>
    <w:p w14:paraId="34C76EE0" w14:textId="77777777" w:rsidR="00F35CE4" w:rsidRDefault="00000000">
      <w:pPr>
        <w:pStyle w:val="Bibliography"/>
      </w:pPr>
      <w:bookmarkStart w:id="740" w:name="ref-Lakkaraju2022"/>
      <w:bookmarkEnd w:id="739"/>
      <w:r>
        <w:t xml:space="preserve">Lakkaraju, Himabindu, Dylan Slack, Yuxin Chen, Chenhao Tan, and Sameer Singh. 2022. “Rethinking Explainability as a Dialogue: A Practitioner’s Perspective.” </w:t>
      </w:r>
      <w:r>
        <w:rPr>
          <w:i/>
          <w:iCs/>
        </w:rPr>
        <w:t>NeurIPS Workshop on Human Centered AI</w:t>
      </w:r>
      <w:r>
        <w:t xml:space="preserve">. </w:t>
      </w:r>
      <w:hyperlink r:id="rId30">
        <w:r w:rsidR="00F35CE4">
          <w:rPr>
            <w:rStyle w:val="Hyperlink"/>
          </w:rPr>
          <w:t>https://par.nsf.gov/biblio/10462932</w:t>
        </w:r>
      </w:hyperlink>
      <w:r>
        <w:t>.</w:t>
      </w:r>
    </w:p>
    <w:p w14:paraId="61F5609D" w14:textId="77777777" w:rsidR="00F35CE4" w:rsidRDefault="00000000">
      <w:pPr>
        <w:pStyle w:val="Bibliography"/>
      </w:pPr>
      <w:bookmarkStart w:id="741" w:name="ref-Lu2024LongCluster"/>
      <w:bookmarkEnd w:id="740"/>
      <w:r>
        <w:t xml:space="preserve">Lu, Zihang. n.d. “Clustering Longitudinal Data: A Review of Methods and Software Packages.” </w:t>
      </w:r>
      <w:r>
        <w:rPr>
          <w:i/>
          <w:iCs/>
        </w:rPr>
        <w:t>International Statistical Review</w:t>
      </w:r>
      <w:r>
        <w:t xml:space="preserve"> n/a (n/a). https://doi.org/</w:t>
      </w:r>
      <w:hyperlink r:id="rId31">
        <w:r w:rsidR="00F35CE4">
          <w:rPr>
            <w:rStyle w:val="Hyperlink"/>
          </w:rPr>
          <w:t>https://doi.org/10.1111/insr.12588</w:t>
        </w:r>
      </w:hyperlink>
      <w:r>
        <w:t>.</w:t>
      </w:r>
    </w:p>
    <w:p w14:paraId="1D884DB0" w14:textId="77777777" w:rsidR="00F35CE4" w:rsidRDefault="00000000">
      <w:pPr>
        <w:pStyle w:val="Bibliography"/>
      </w:pPr>
      <w:bookmarkStart w:id="742" w:name="ref-Lucaccioni2021"/>
      <w:bookmarkEnd w:id="741"/>
      <w:r>
        <w:t xml:space="preserve">Lucaccioni, Laura, Viola Trevisani, Alessandra Boncompagni, Lucia Marrozzini, Alberto Berardi, and Lorenzo Iughetti. 2021. “Minipuberty: Looking Back to Understand Moving Forward.” </w:t>
      </w:r>
      <w:r>
        <w:rPr>
          <w:i/>
          <w:iCs/>
        </w:rPr>
        <w:t>Frontiers in Pediatrics</w:t>
      </w:r>
      <w:r>
        <w:t xml:space="preserve"> Volume 8 - 2020. </w:t>
      </w:r>
      <w:hyperlink r:id="rId32">
        <w:r w:rsidR="00F35CE4">
          <w:rPr>
            <w:rStyle w:val="Hyperlink"/>
          </w:rPr>
          <w:t>https://doi.org/10.3389/fped.2020.612235</w:t>
        </w:r>
      </w:hyperlink>
      <w:r>
        <w:t>.</w:t>
      </w:r>
    </w:p>
    <w:p w14:paraId="11192CEF" w14:textId="77777777" w:rsidR="00F35CE4" w:rsidRDefault="00000000">
      <w:pPr>
        <w:pStyle w:val="Bibliography"/>
      </w:pPr>
      <w:bookmarkStart w:id="743" w:name="ref-smacof"/>
      <w:bookmarkEnd w:id="742"/>
      <w:r>
        <w:t xml:space="preserve">Mair, Patrick, Patrick Groenen, and Jan de Leeuw. 2022. “Multidimensional Scaling Using Majorization: SMACOF in r.” </w:t>
      </w:r>
      <w:r>
        <w:rPr>
          <w:i/>
          <w:iCs/>
        </w:rPr>
        <w:t>Journal of Statistical Software</w:t>
      </w:r>
      <w:r>
        <w:t xml:space="preserve"> 102. </w:t>
      </w:r>
      <w:hyperlink r:id="rId33">
        <w:r w:rsidR="00F35CE4">
          <w:rPr>
            <w:rStyle w:val="Hyperlink"/>
          </w:rPr>
          <w:t>https://doi.org/10.18637/jss.v102.i10</w:t>
        </w:r>
      </w:hyperlink>
      <w:r>
        <w:t>.</w:t>
      </w:r>
    </w:p>
    <w:p w14:paraId="0DDD980E" w14:textId="77777777" w:rsidR="00F35CE4" w:rsidRDefault="00000000">
      <w:pPr>
        <w:pStyle w:val="Bibliography"/>
      </w:pPr>
      <w:bookmarkStart w:id="744" w:name="ref-Mengis2019climate"/>
      <w:bookmarkEnd w:id="743"/>
      <w:r>
        <w:t xml:space="preserve">Mengis, Nadine, Dennis P. Keller, Wilfried Rickels, and et al. 2019. “Climate Engineering–Induced Changes in Correlations Between Earth System Variables–Implications for </w:t>
      </w:r>
      <w:r>
        <w:lastRenderedPageBreak/>
        <w:t xml:space="preserve">Appropriate Indicator Selection.” </w:t>
      </w:r>
      <w:r>
        <w:rPr>
          <w:i/>
          <w:iCs/>
        </w:rPr>
        <w:t>Climatic Change</w:t>
      </w:r>
      <w:r>
        <w:t xml:space="preserve"> 153: 305–22. </w:t>
      </w:r>
      <w:hyperlink r:id="rId34">
        <w:r w:rsidR="00F35CE4">
          <w:rPr>
            <w:rStyle w:val="Hyperlink"/>
          </w:rPr>
          <w:t>https://doi.org/10.1007/s10584-019-02389-7</w:t>
        </w:r>
      </w:hyperlink>
      <w:r>
        <w:t>.</w:t>
      </w:r>
    </w:p>
    <w:p w14:paraId="091F12A7" w14:textId="77777777" w:rsidR="00F35CE4" w:rsidRDefault="00000000">
      <w:pPr>
        <w:pStyle w:val="Bibliography"/>
      </w:pPr>
      <w:bookmarkStart w:id="745" w:name="ref-Rbuildin"/>
      <w:bookmarkEnd w:id="744"/>
      <w:r>
        <w:t xml:space="preserve">R Core Team. 2025. </w:t>
      </w:r>
      <w:r>
        <w:rPr>
          <w:i/>
          <w:iCs/>
        </w:rPr>
        <w:t>R: A Language and Environment for Statistical Computing</w:t>
      </w:r>
      <w:r>
        <w:t xml:space="preserve">. Vienna, Austria: R Foundation for Statistical Computing. </w:t>
      </w:r>
      <w:hyperlink r:id="rId35">
        <w:r w:rsidR="00F35CE4">
          <w:rPr>
            <w:rStyle w:val="Hyperlink"/>
          </w:rPr>
          <w:t>https://www.R-project.org/</w:t>
        </w:r>
      </w:hyperlink>
      <w:r>
        <w:t>.</w:t>
      </w:r>
    </w:p>
    <w:p w14:paraId="081B41AD" w14:textId="77777777" w:rsidR="00F35CE4" w:rsidRDefault="00000000">
      <w:pPr>
        <w:pStyle w:val="Bibliography"/>
      </w:pPr>
      <w:bookmarkStart w:id="746" w:name="ref-Renault2020"/>
      <w:bookmarkEnd w:id="745"/>
      <w:r>
        <w:t xml:space="preserve">Renault Christoffer Højrup, Wøjdemann Ditte, Aksglaede Lise. 2020. “Minipuberty of Human Infancy – a Window of Opportunity to Evaluate Hypogonadism and Differences of Sex Development?” </w:t>
      </w:r>
      <w:r>
        <w:rPr>
          <w:i/>
          <w:iCs/>
        </w:rPr>
        <w:t>Ann Pediatr Endocrinol Metab</w:t>
      </w:r>
      <w:r>
        <w:t xml:space="preserve"> 25 (2): 84–91. </w:t>
      </w:r>
      <w:hyperlink r:id="rId36">
        <w:r w:rsidR="00F35CE4">
          <w:rPr>
            <w:rStyle w:val="Hyperlink"/>
          </w:rPr>
          <w:t>https://doi.org/10.6065/apem.2040094.047</w:t>
        </w:r>
      </w:hyperlink>
      <w:r>
        <w:t>.</w:t>
      </w:r>
    </w:p>
    <w:p w14:paraId="18B33562" w14:textId="77777777" w:rsidR="00F35CE4" w:rsidRDefault="00000000">
      <w:pPr>
        <w:pStyle w:val="Bibliography"/>
      </w:pPr>
      <w:bookmarkStart w:id="747" w:name="ref-EpiStatKit"/>
      <w:bookmarkEnd w:id="746"/>
      <w:r>
        <w:t xml:space="preserve">Saxena, Pulkit. n.d. “Advanced Biostatistics and Epidemiology Toolkit for Clinical Monitoring and Research.” </w:t>
      </w:r>
      <w:hyperlink r:id="rId37">
        <w:r w:rsidR="00F35CE4">
          <w:rPr>
            <w:rStyle w:val="Hyperlink"/>
          </w:rPr>
          <w:t>https://epistatkit.vercel.app/</w:t>
        </w:r>
      </w:hyperlink>
      <w:r>
        <w:t>.</w:t>
      </w:r>
    </w:p>
    <w:p w14:paraId="2E13B889" w14:textId="77777777" w:rsidR="00F35CE4" w:rsidRDefault="00000000">
      <w:pPr>
        <w:pStyle w:val="Bibliography"/>
      </w:pPr>
      <w:bookmarkStart w:id="748" w:name="ref-MASS"/>
      <w:bookmarkEnd w:id="747"/>
      <w:r>
        <w:t xml:space="preserve">Venables, W. N., and B. D. Ripley. 2002. </w:t>
      </w:r>
      <w:r>
        <w:rPr>
          <w:i/>
          <w:iCs/>
        </w:rPr>
        <w:t>Modern Applied Statistics with s</w:t>
      </w:r>
      <w:r>
        <w:t xml:space="preserve">. Fourth. New York: Springer. </w:t>
      </w:r>
      <w:hyperlink r:id="rId38">
        <w:r w:rsidR="00F35CE4">
          <w:rPr>
            <w:rStyle w:val="Hyperlink"/>
          </w:rPr>
          <w:t>https://www.stats.ox.ac.uk/pub/MASS4/</w:t>
        </w:r>
      </w:hyperlink>
      <w:r>
        <w:t>.</w:t>
      </w:r>
    </w:p>
    <w:p w14:paraId="459B21A2" w14:textId="77777777" w:rsidR="00F35CE4" w:rsidRDefault="00000000">
      <w:pPr>
        <w:pStyle w:val="Bibliography"/>
      </w:pPr>
      <w:bookmarkStart w:id="749" w:name="ref-ggplot2"/>
      <w:bookmarkEnd w:id="748"/>
      <w:r>
        <w:t xml:space="preserve">Wickham, Hadley. 2016. </w:t>
      </w:r>
      <w:r>
        <w:rPr>
          <w:i/>
          <w:iCs/>
        </w:rPr>
        <w:t>Ggplot2: Elegant Graphics for Data Analysis</w:t>
      </w:r>
      <w:r>
        <w:t xml:space="preserve">. Springer-Verlag New York. </w:t>
      </w:r>
      <w:hyperlink r:id="rId39">
        <w:r w:rsidR="00F35CE4">
          <w:rPr>
            <w:rStyle w:val="Hyperlink"/>
          </w:rPr>
          <w:t>https://ggplot2.tidyverse.org</w:t>
        </w:r>
      </w:hyperlink>
      <w:r>
        <w:t>.</w:t>
      </w:r>
    </w:p>
    <w:p w14:paraId="6B6610BA" w14:textId="77777777" w:rsidR="00F35CE4" w:rsidRDefault="00000000">
      <w:pPr>
        <w:pStyle w:val="Bibliography"/>
      </w:pPr>
      <w:bookmarkStart w:id="750" w:name="ref-xu2012"/>
      <w:bookmarkEnd w:id="749"/>
      <w:r>
        <w:t xml:space="preserve">Xu, Kevin S., Mark Kliger, and Alfred O. Hero. 2012. “A Regularized Graph Layout Framework for Dynamic Network Visualization.” </w:t>
      </w:r>
      <w:r>
        <w:rPr>
          <w:i/>
          <w:iCs/>
        </w:rPr>
        <w:t>Data Mining and Knowledge Discovery</w:t>
      </w:r>
      <w:r>
        <w:t xml:space="preserve"> 27 (1): 84–116. </w:t>
      </w:r>
      <w:hyperlink r:id="rId40">
        <w:r w:rsidR="00F35CE4">
          <w:rPr>
            <w:rStyle w:val="Hyperlink"/>
          </w:rPr>
          <w:t>https://doi.org/10.1007/s10618-012-0286-6</w:t>
        </w:r>
      </w:hyperlink>
      <w:r>
        <w:t>.</w:t>
      </w:r>
      <w:bookmarkEnd w:id="726"/>
      <w:bookmarkEnd w:id="727"/>
      <w:bookmarkEnd w:id="729"/>
      <w:bookmarkEnd w:id="750"/>
    </w:p>
    <w:sectPr w:rsidR="00F35CE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0" w:author="Zhao, Shanshan (NIH/NIEHS) [E]" w:date="2026-03-23T12:29:00Z" w:initials="ZS([">
    <w:p w14:paraId="6036579C" w14:textId="77777777" w:rsidR="005F55EF" w:rsidRDefault="005F55EF" w:rsidP="005F55EF">
      <w:r>
        <w:rPr>
          <w:rStyle w:val="CommentReference"/>
        </w:rPr>
        <w:annotationRef/>
      </w:r>
      <w:r>
        <w:rPr>
          <w:sz w:val="20"/>
          <w:szCs w:val="20"/>
        </w:rPr>
        <w:t>This is not very relevant to everything above and our data analysis. Can we replace it with a more relevant example? Maybe this is a good place to introduce IFED.</w:t>
      </w:r>
    </w:p>
  </w:comment>
  <w:comment w:id="189" w:author="Zhao, Shanshan (NIH/NIEHS) [E]" w:date="2026-03-24T11:39:00Z" w:initials="ZS([">
    <w:p w14:paraId="127E903E" w14:textId="77777777" w:rsidR="001B2627" w:rsidRDefault="001B2627" w:rsidP="001B2627">
      <w:r>
        <w:rPr>
          <w:rStyle w:val="CommentReference"/>
        </w:rPr>
        <w:annotationRef/>
      </w:r>
      <w:r>
        <w:rPr>
          <w:sz w:val="20"/>
          <w:szCs w:val="20"/>
        </w:rPr>
        <w:t>My general comment is this is too long. Please see my edits.</w:t>
      </w:r>
    </w:p>
  </w:comment>
  <w:comment w:id="263" w:author="Zhao, Shanshan (NIH/NIEHS) [E]" w:date="2026-03-24T12:26:00Z" w:initials="ZS([">
    <w:p w14:paraId="3115EE39" w14:textId="77777777" w:rsidR="00531912" w:rsidRDefault="00531912" w:rsidP="00531912">
      <w:r>
        <w:rPr>
          <w:rStyle w:val="CommentReference"/>
        </w:rPr>
        <w:annotationRef/>
      </w:r>
      <w:r>
        <w:rPr>
          <w:sz w:val="20"/>
          <w:szCs w:val="20"/>
        </w:rPr>
        <w:t>It's quite confusing to explain the idea of treating correlation as data, and I also don't see it as necessary. MDS has been introduced to represent similarities, and correlation is a similarity measure, so it should be directly linked. I don't think we need to do such a long discussion here. Rather, we should say some methods have been proposed, among them MDS...</w:t>
      </w:r>
    </w:p>
  </w:comment>
  <w:comment w:id="270" w:author="Zhao, Shanshan (NIH/NIEHS) [E]" w:date="2026-03-24T12:34:00Z" w:initials="ZS([">
    <w:p w14:paraId="3E803A05" w14:textId="77777777" w:rsidR="009A5FB2" w:rsidRDefault="009A5FB2" w:rsidP="009A5FB2">
      <w:r>
        <w:rPr>
          <w:rStyle w:val="CommentReference"/>
        </w:rPr>
        <w:annotationRef/>
      </w:r>
      <w:r>
        <w:rPr>
          <w:sz w:val="20"/>
          <w:szCs w:val="20"/>
        </w:rPr>
        <w:t>Again, too many details. Try to be summarize these packages briefly. merge it with the previous paragraph as "available implementations of MDS"</w:t>
      </w:r>
    </w:p>
  </w:comment>
  <w:comment w:id="271" w:author="Zhao, Shanshan (NIH/NIEHS) [E]" w:date="2026-03-24T12:39:00Z" w:initials="ZS([">
    <w:p w14:paraId="3B42FD7A" w14:textId="77777777" w:rsidR="007E5408" w:rsidRDefault="007E5408" w:rsidP="007E5408">
      <w:r>
        <w:rPr>
          <w:rStyle w:val="CommentReference"/>
        </w:rPr>
        <w:annotationRef/>
      </w:r>
      <w:r>
        <w:rPr>
          <w:sz w:val="20"/>
          <w:szCs w:val="20"/>
        </w:rPr>
        <w:t>This has been discussed before.  I suggest condense it into one sentence and combine with next paragraph as why we want to develop this method. The next paragraph also needs to be tighten.</w:t>
      </w:r>
    </w:p>
  </w:comment>
  <w:comment w:id="278" w:author="Zhao, Shanshan (NIH/NIEHS) [E]" w:date="2026-03-24T15:32:00Z" w:initials="ZS([">
    <w:p w14:paraId="12887F63" w14:textId="77777777" w:rsidR="00A56D76" w:rsidRDefault="00A56D76" w:rsidP="00A56D76">
      <w:r>
        <w:rPr>
          <w:rStyle w:val="CommentReference"/>
        </w:rPr>
        <w:annotationRef/>
      </w:r>
      <w:r>
        <w:rPr>
          <w:sz w:val="20"/>
          <w:szCs w:val="20"/>
        </w:rPr>
        <w:t xml:space="preserve">I suggest introduce this dataset in the first paragraph of introduction. Then you can also talk about the challenges in relation to this dataset. </w:t>
      </w:r>
    </w:p>
  </w:comment>
  <w:comment w:id="348" w:author="Zhao, Shanshan (NIH/NIEHS) [E]" w:date="2026-03-24T13:55:00Z" w:initials="ZS([">
    <w:p w14:paraId="5B4CEF0A" w14:textId="77777777" w:rsidR="00942C70" w:rsidRDefault="00942C70" w:rsidP="00942C70">
      <w:r>
        <w:rPr>
          <w:rStyle w:val="CommentReference"/>
        </w:rPr>
        <w:annotationRef/>
      </w:r>
      <w:r>
        <w:rPr>
          <w:sz w:val="20"/>
          <w:szCs w:val="20"/>
        </w:rPr>
        <w:t>I don't think we need to get into the details of minipuberty here - can go to discussion</w:t>
      </w:r>
    </w:p>
  </w:comment>
  <w:comment w:id="401" w:author="Zhao, Shanshan (NIH/NIEHS) [E]" w:date="2026-03-24T13:54:00Z" w:initials="ZS([">
    <w:p w14:paraId="1BABE984" w14:textId="77777777" w:rsidR="00942C70" w:rsidRDefault="00942C70" w:rsidP="00942C70">
      <w:r>
        <w:rPr>
          <w:rStyle w:val="CommentReference"/>
        </w:rPr>
        <w:annotationRef/>
      </w:r>
      <w:r>
        <w:rPr>
          <w:sz w:val="20"/>
          <w:szCs w:val="20"/>
        </w:rPr>
        <w:t xml:space="preserve">need to specify what are these three icons, and provide other details </w:t>
      </w:r>
    </w:p>
  </w:comment>
  <w:comment w:id="488" w:author="Zhao, Shanshan (NIH/NIEHS) [E]" w:date="2026-03-24T16:52:00Z" w:initials="ZS([">
    <w:p w14:paraId="3201EEDB" w14:textId="77777777" w:rsidR="002D1772" w:rsidRDefault="002D1772" w:rsidP="002D1772">
      <w:r>
        <w:rPr>
          <w:rStyle w:val="CommentReference"/>
        </w:rPr>
        <w:annotationRef/>
      </w:r>
      <w:r>
        <w:rPr>
          <w:sz w:val="20"/>
          <w:szCs w:val="20"/>
        </w:rPr>
        <w:t>For the app, usually specify participant ID first, then time, change order?</w:t>
      </w:r>
    </w:p>
    <w:p w14:paraId="0F351FE7" w14:textId="77777777" w:rsidR="002D1772" w:rsidRDefault="002D1772" w:rsidP="002D1772">
      <w:r>
        <w:rPr>
          <w:sz w:val="20"/>
          <w:szCs w:val="20"/>
        </w:rPr>
        <w:t>Also, what's the search box for in the upper right? It seems to be for searching values, so maybe need some clarifications? can be useful to search for a specific ID or week.</w:t>
      </w:r>
    </w:p>
    <w:p w14:paraId="124A24C3" w14:textId="77777777" w:rsidR="002D1772" w:rsidRDefault="002D1772" w:rsidP="002D1772">
      <w:r>
        <w:rPr>
          <w:sz w:val="20"/>
          <w:szCs w:val="20"/>
        </w:rPr>
        <w:t xml:space="preserve">Sample summary: can you also give range of number of observations? </w:t>
      </w:r>
    </w:p>
  </w:comment>
  <w:comment w:id="490" w:author="Zhao, Shanshan (NIH/NIEHS) [E]" w:date="2026-03-24T16:25:00Z" w:initials="ZS([">
    <w:p w14:paraId="5401F23C" w14:textId="77777777" w:rsidR="00450055" w:rsidRDefault="00450055" w:rsidP="00450055">
      <w:r>
        <w:rPr>
          <w:rStyle w:val="CommentReference"/>
        </w:rPr>
        <w:annotationRef/>
      </w:r>
      <w:r>
        <w:rPr>
          <w:sz w:val="20"/>
          <w:szCs w:val="20"/>
        </w:rPr>
        <w:t>I don't think we should display raw data. Try to mask information.</w:t>
      </w:r>
    </w:p>
  </w:comment>
  <w:comment w:id="491" w:author="Jin, Ying (NIH/NIEHS) [F]" w:date="2026-04-01T15:12:00Z" w:initials="JY([">
    <w:p w14:paraId="41FFC43B" w14:textId="77777777" w:rsidR="00437E0A" w:rsidRDefault="00437E0A" w:rsidP="00437E0A">
      <w:r>
        <w:rPr>
          <w:rStyle w:val="CommentReference"/>
        </w:rPr>
        <w:annotationRef/>
      </w:r>
      <w:r>
        <w:rPr>
          <w:sz w:val="20"/>
          <w:szCs w:val="20"/>
        </w:rPr>
        <w:t>Mask ID as well?</w:t>
      </w:r>
    </w:p>
    <w:p w14:paraId="4589EAE1" w14:textId="77777777" w:rsidR="00437E0A" w:rsidRDefault="00437E0A" w:rsidP="00437E0A"/>
  </w:comment>
  <w:comment w:id="502" w:author="Zhao, Shanshan (NIH/NIEHS) [E]" w:date="2026-03-25T10:17:00Z" w:initials="ZS([">
    <w:p w14:paraId="5B1840F3" w14:textId="77777777" w:rsidR="00B67F57" w:rsidRDefault="00B67F57" w:rsidP="00B67F57">
      <w:r>
        <w:rPr>
          <w:rStyle w:val="CommentReference"/>
        </w:rPr>
        <w:annotationRef/>
      </w:r>
      <w:r>
        <w:rPr>
          <w:sz w:val="20"/>
          <w:szCs w:val="20"/>
        </w:rPr>
        <w:t>try to change the subtab names to be consistent. Maybe univariate analysis, bivariate analysis, multivariate analysis?</w:t>
      </w:r>
    </w:p>
  </w:comment>
  <w:comment w:id="514" w:author="Zhao, Shanshan (NIH/NIEHS) [E]" w:date="2026-03-24T16:47:00Z" w:initials="ZS([">
    <w:p w14:paraId="1363008E" w14:textId="77777777" w:rsidR="002D1772" w:rsidRDefault="002D1772" w:rsidP="002D1772">
      <w:r>
        <w:rPr>
          <w:rStyle w:val="CommentReference"/>
        </w:rPr>
        <w:annotationRef/>
      </w:r>
      <w:r>
        <w:rPr>
          <w:sz w:val="20"/>
          <w:szCs w:val="20"/>
        </w:rPr>
        <w:t>Suggest have complete tab names</w:t>
      </w:r>
    </w:p>
  </w:comment>
  <w:comment w:id="610" w:author="Zhao, Shanshan (NIH/NIEHS) [E]" w:date="2026-03-26T14:41:00Z" w:initials="ZS([">
    <w:p w14:paraId="516002A9" w14:textId="77777777" w:rsidR="00FE1530" w:rsidRDefault="00FE1530" w:rsidP="00FE1530">
      <w:r>
        <w:rPr>
          <w:rStyle w:val="CommentReference"/>
        </w:rPr>
        <w:annotationRef/>
      </w:r>
      <w:r>
        <w:rPr>
          <w:sz w:val="20"/>
          <w:szCs w:val="20"/>
        </w:rPr>
        <w:t>Is this a LOWESS curve? need to be specific about how the smoothing is done</w:t>
      </w:r>
    </w:p>
  </w:comment>
  <w:comment w:id="629" w:author="Zhao, Shanshan (NIH/NIEHS) [E]" w:date="2026-03-26T15:01:00Z" w:initials="ZS([">
    <w:p w14:paraId="3D5DDB27" w14:textId="77777777" w:rsidR="00E820C5" w:rsidRDefault="00E820C5" w:rsidP="00E820C5">
      <w:r>
        <w:rPr>
          <w:rStyle w:val="CommentReference"/>
        </w:rPr>
        <w:annotationRef/>
      </w:r>
      <w:r>
        <w:rPr>
          <w:sz w:val="20"/>
          <w:szCs w:val="20"/>
        </w:rPr>
        <w:t>For figure b, if you treat age as continuous, how can you produce the table of missingness? Did you group them? If so need to explain.</w:t>
      </w:r>
    </w:p>
  </w:comment>
  <w:comment w:id="630" w:author="Jin, Ying (NIH/NIEHS) [F]" w:date="2026-04-01T16:16:00Z" w:initials="JY([">
    <w:p w14:paraId="66EB4BD7" w14:textId="77777777" w:rsidR="000D2D20" w:rsidRDefault="000D2D20" w:rsidP="000D2D20">
      <w:r>
        <w:rPr>
          <w:rStyle w:val="CommentReference"/>
        </w:rPr>
        <w:annotationRef/>
      </w:r>
      <w:r>
        <w:rPr>
          <w:sz w:val="20"/>
          <w:szCs w:val="20"/>
        </w:rPr>
        <w:t>Need to remake this figure</w:t>
      </w:r>
    </w:p>
  </w:comment>
  <w:comment w:id="634" w:author="Zhao, Shanshan (NIH/NIEHS) [E]" w:date="2026-03-26T14:55:00Z" w:initials="ZS([">
    <w:p w14:paraId="4455CBFC" w14:textId="77777777" w:rsidR="00E820C5" w:rsidRDefault="00E820C5" w:rsidP="00E820C5">
      <w:r>
        <w:rPr>
          <w:rStyle w:val="CommentReference"/>
        </w:rPr>
        <w:annotationRef/>
      </w:r>
      <w:r>
        <w:rPr>
          <w:sz w:val="20"/>
          <w:szCs w:val="20"/>
        </w:rPr>
        <w:t>last table, what is the first column? if no meaning, should remove</w:t>
      </w:r>
    </w:p>
    <w:p w14:paraId="235889C8" w14:textId="77777777" w:rsidR="00E820C5" w:rsidRDefault="00E820C5" w:rsidP="00E820C5"/>
  </w:comment>
  <w:comment w:id="645" w:author="Zhao, Shanshan (NIH/NIEHS) [E]" w:date="2026-03-26T15:05:00Z" w:initials="ZS([">
    <w:p w14:paraId="5F3DBA1D" w14:textId="77777777" w:rsidR="00C6272A" w:rsidRDefault="00C6272A" w:rsidP="00C6272A">
      <w:r>
        <w:rPr>
          <w:rStyle w:val="CommentReference"/>
        </w:rPr>
        <w:annotationRef/>
      </w:r>
      <w:r>
        <w:rPr>
          <w:sz w:val="20"/>
          <w:szCs w:val="20"/>
        </w:rPr>
        <w:t>I usually capitalize P and S</w:t>
      </w:r>
    </w:p>
  </w:comment>
  <w:comment w:id="653" w:author="Zhao, Shanshan (NIH/NIEHS) [E]" w:date="2026-03-26T15:25:00Z" w:initials="ZS([">
    <w:p w14:paraId="6B6C15E3" w14:textId="77777777" w:rsidR="003341AE" w:rsidRDefault="003341AE" w:rsidP="003341AE">
      <w:r>
        <w:rPr>
          <w:rStyle w:val="CommentReference"/>
        </w:rPr>
        <w:annotationRef/>
      </w:r>
      <w:r>
        <w:rPr>
          <w:sz w:val="20"/>
          <w:szCs w:val="20"/>
        </w:rPr>
        <w:t xml:space="preserve">I don't remember if you have already explored using darkness of the circle to present this information. </w:t>
      </w:r>
    </w:p>
  </w:comment>
  <w:comment w:id="687" w:author="Zhao, Shanshan (NIH/NIEHS) [E]" w:date="2026-03-26T15:27:00Z" w:initials="ZS([">
    <w:p w14:paraId="33B65A88" w14:textId="77777777" w:rsidR="003341AE" w:rsidRDefault="003341AE" w:rsidP="003341AE">
      <w:r>
        <w:rPr>
          <w:rStyle w:val="CommentReference"/>
        </w:rPr>
        <w:annotationRef/>
      </w:r>
      <w:r>
        <w:rPr>
          <w:sz w:val="20"/>
          <w:szCs w:val="20"/>
        </w:rPr>
        <w:t>give some concrete examples here, which variables and why - due to age being used or due to different schedule.</w:t>
      </w:r>
    </w:p>
  </w:comment>
  <w:comment w:id="699" w:author="Zhao, Shanshan (NIH/NIEHS) [E]" w:date="2026-03-26T15:29:00Z" w:initials="ZS([">
    <w:p w14:paraId="0B868ADB" w14:textId="77777777" w:rsidR="003341AE" w:rsidRDefault="003341AE" w:rsidP="003341AE">
      <w:r>
        <w:rPr>
          <w:rStyle w:val="CommentReference"/>
        </w:rPr>
        <w:annotationRef/>
      </w:r>
      <w:r>
        <w:rPr>
          <w:sz w:val="20"/>
          <w:szCs w:val="20"/>
        </w:rPr>
        <w:t>I actually think this happens more when grid is not sparse</w:t>
      </w:r>
    </w:p>
  </w:comment>
  <w:comment w:id="708" w:author="Zhao, Shanshan (NIH/NIEHS) [E]" w:date="2026-03-26T15:08:00Z" w:initials="ZS([">
    <w:p w14:paraId="14B3F666" w14:textId="77777777" w:rsidR="00C6272A" w:rsidRDefault="00C6272A" w:rsidP="00C6272A">
      <w:r>
        <w:rPr>
          <w:rStyle w:val="CommentReference"/>
        </w:rPr>
        <w:annotationRef/>
      </w:r>
      <w:r>
        <w:rPr>
          <w:sz w:val="20"/>
          <w:szCs w:val="20"/>
        </w:rPr>
        <w:t>I would display the distribution and temporal relationship first (raw data), and then correlation</w:t>
      </w:r>
    </w:p>
    <w:p w14:paraId="304BB12E" w14:textId="77777777" w:rsidR="00C6272A" w:rsidRDefault="00C6272A" w:rsidP="00C6272A">
      <w:r>
        <w:rPr>
          <w:sz w:val="20"/>
          <w:szCs w:val="20"/>
        </w:rPr>
        <w:t>Second plot: remove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36579C" w15:done="0"/>
  <w15:commentEx w15:paraId="127E903E" w15:done="0"/>
  <w15:commentEx w15:paraId="3115EE39" w15:done="0"/>
  <w15:commentEx w15:paraId="3E803A05" w15:done="0"/>
  <w15:commentEx w15:paraId="3B42FD7A" w15:done="0"/>
  <w15:commentEx w15:paraId="12887F63" w15:done="0"/>
  <w15:commentEx w15:paraId="5B4CEF0A" w15:done="0"/>
  <w15:commentEx w15:paraId="1BABE984" w15:done="0"/>
  <w15:commentEx w15:paraId="124A24C3" w15:done="0"/>
  <w15:commentEx w15:paraId="5401F23C" w15:done="0"/>
  <w15:commentEx w15:paraId="4589EAE1" w15:paraIdParent="5401F23C" w15:done="0"/>
  <w15:commentEx w15:paraId="5B1840F3" w15:done="0"/>
  <w15:commentEx w15:paraId="1363008E" w15:done="0"/>
  <w15:commentEx w15:paraId="516002A9" w15:done="0"/>
  <w15:commentEx w15:paraId="3D5DDB27" w15:done="0"/>
  <w15:commentEx w15:paraId="66EB4BD7" w15:paraIdParent="3D5DDB27" w15:done="0"/>
  <w15:commentEx w15:paraId="235889C8" w15:done="0"/>
  <w15:commentEx w15:paraId="5F3DBA1D" w15:done="0"/>
  <w15:commentEx w15:paraId="6B6C15E3" w15:done="0"/>
  <w15:commentEx w15:paraId="33B65A88" w15:done="0"/>
  <w15:commentEx w15:paraId="0B868ADB" w15:done="0"/>
  <w15:commentEx w15:paraId="304BB1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6B1109" w16cex:dateUtc="2026-03-23T16:29:00Z"/>
  <w16cex:commentExtensible w16cex:durableId="49BFF986" w16cex:dateUtc="2026-03-24T15:39:00Z"/>
  <w16cex:commentExtensible w16cex:durableId="35AFC98C" w16cex:dateUtc="2026-03-24T16:26:00Z"/>
  <w16cex:commentExtensible w16cex:durableId="7606EE25" w16cex:dateUtc="2026-03-24T16:34:00Z"/>
  <w16cex:commentExtensible w16cex:durableId="46F99473" w16cex:dateUtc="2026-03-24T16:39:00Z"/>
  <w16cex:commentExtensible w16cex:durableId="4DA802A7" w16cex:dateUtc="2026-03-24T19:32:00Z"/>
  <w16cex:commentExtensible w16cex:durableId="770EEE35" w16cex:dateUtc="2026-03-24T17:55:00Z"/>
  <w16cex:commentExtensible w16cex:durableId="47DEBF62" w16cex:dateUtc="2026-03-24T17:54:00Z"/>
  <w16cex:commentExtensible w16cex:durableId="270ADFF6" w16cex:dateUtc="2026-03-24T20:52:00Z"/>
  <w16cex:commentExtensible w16cex:durableId="022744DB" w16cex:dateUtc="2026-03-24T20:25:00Z"/>
  <w16cex:commentExtensible w16cex:durableId="2D2D9FC5" w16cex:dateUtc="2026-04-01T19:12:00Z"/>
  <w16cex:commentExtensible w16cex:durableId="58D1962C" w16cex:dateUtc="2026-03-25T14:17:00Z"/>
  <w16cex:commentExtensible w16cex:durableId="101586EF" w16cex:dateUtc="2026-03-24T20:47:00Z"/>
  <w16cex:commentExtensible w16cex:durableId="013CE763" w16cex:dateUtc="2026-03-26T18:41:00Z"/>
  <w16cex:commentExtensible w16cex:durableId="777F373D" w16cex:dateUtc="2026-03-26T19:01:00Z"/>
  <w16cex:commentExtensible w16cex:durableId="56D6086D" w16cex:dateUtc="2026-04-01T20:16:00Z"/>
  <w16cex:commentExtensible w16cex:durableId="1E81C62C" w16cex:dateUtc="2026-03-26T18:55:00Z"/>
  <w16cex:commentExtensible w16cex:durableId="797A119E" w16cex:dateUtc="2026-03-26T19:05:00Z"/>
  <w16cex:commentExtensible w16cex:durableId="1CAC771A" w16cex:dateUtc="2026-03-26T19:25:00Z"/>
  <w16cex:commentExtensible w16cex:durableId="2ABE0D4F" w16cex:dateUtc="2026-03-26T19:27:00Z"/>
  <w16cex:commentExtensible w16cex:durableId="774C0BEC" w16cex:dateUtc="2026-03-26T19:29:00Z"/>
  <w16cex:commentExtensible w16cex:durableId="301A60E4" w16cex:dateUtc="2026-03-26T1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36579C" w16cid:durableId="3A6B1109"/>
  <w16cid:commentId w16cid:paraId="127E903E" w16cid:durableId="49BFF986"/>
  <w16cid:commentId w16cid:paraId="3115EE39" w16cid:durableId="35AFC98C"/>
  <w16cid:commentId w16cid:paraId="3E803A05" w16cid:durableId="7606EE25"/>
  <w16cid:commentId w16cid:paraId="3B42FD7A" w16cid:durableId="46F99473"/>
  <w16cid:commentId w16cid:paraId="12887F63" w16cid:durableId="4DA802A7"/>
  <w16cid:commentId w16cid:paraId="5B4CEF0A" w16cid:durableId="770EEE35"/>
  <w16cid:commentId w16cid:paraId="1BABE984" w16cid:durableId="47DEBF62"/>
  <w16cid:commentId w16cid:paraId="124A24C3" w16cid:durableId="270ADFF6"/>
  <w16cid:commentId w16cid:paraId="5401F23C" w16cid:durableId="022744DB"/>
  <w16cid:commentId w16cid:paraId="4589EAE1" w16cid:durableId="2D2D9FC5"/>
  <w16cid:commentId w16cid:paraId="5B1840F3" w16cid:durableId="58D1962C"/>
  <w16cid:commentId w16cid:paraId="1363008E" w16cid:durableId="101586EF"/>
  <w16cid:commentId w16cid:paraId="516002A9" w16cid:durableId="013CE763"/>
  <w16cid:commentId w16cid:paraId="3D5DDB27" w16cid:durableId="777F373D"/>
  <w16cid:commentId w16cid:paraId="66EB4BD7" w16cid:durableId="56D6086D"/>
  <w16cid:commentId w16cid:paraId="235889C8" w16cid:durableId="1E81C62C"/>
  <w16cid:commentId w16cid:paraId="5F3DBA1D" w16cid:durableId="797A119E"/>
  <w16cid:commentId w16cid:paraId="6B6C15E3" w16cid:durableId="1CAC771A"/>
  <w16cid:commentId w16cid:paraId="33B65A88" w16cid:durableId="2ABE0D4F"/>
  <w16cid:commentId w16cid:paraId="0B868ADB" w16cid:durableId="774C0BEC"/>
  <w16cid:commentId w16cid:paraId="304BB12E" w16cid:durableId="301A60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E690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11152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o, Shanshan (NIH/NIEHS) [E]">
    <w15:presenceInfo w15:providerId="AD" w15:userId="S::zhaos5@nih.gov::d5845b79-eb57-4f80-80d8-5f4675ccd1e5"/>
  </w15:person>
  <w15:person w15:author="Jin, Ying (NIH/NIEHS) [F]">
    <w15:presenceInfo w15:providerId="AD" w15:userId="S::jiny8@nih.gov::f3351207-9ce7-4a29-ab74-5fe270738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35CE4"/>
    <w:rsid w:val="00003CF4"/>
    <w:rsid w:val="00071206"/>
    <w:rsid w:val="000D2D20"/>
    <w:rsid w:val="001A38BB"/>
    <w:rsid w:val="001B11D5"/>
    <w:rsid w:val="001B2627"/>
    <w:rsid w:val="001C203B"/>
    <w:rsid w:val="002A5031"/>
    <w:rsid w:val="002D1772"/>
    <w:rsid w:val="00300D41"/>
    <w:rsid w:val="003341AE"/>
    <w:rsid w:val="003526A1"/>
    <w:rsid w:val="003A2DEC"/>
    <w:rsid w:val="00437E0A"/>
    <w:rsid w:val="00440D5C"/>
    <w:rsid w:val="00450055"/>
    <w:rsid w:val="00455D6A"/>
    <w:rsid w:val="004E38AF"/>
    <w:rsid w:val="00531912"/>
    <w:rsid w:val="005606F5"/>
    <w:rsid w:val="005725B1"/>
    <w:rsid w:val="005A140E"/>
    <w:rsid w:val="005B2823"/>
    <w:rsid w:val="005E1770"/>
    <w:rsid w:val="005E398A"/>
    <w:rsid w:val="005F55EF"/>
    <w:rsid w:val="00657638"/>
    <w:rsid w:val="006C7944"/>
    <w:rsid w:val="007A7AD5"/>
    <w:rsid w:val="007E5408"/>
    <w:rsid w:val="008271D2"/>
    <w:rsid w:val="0088501F"/>
    <w:rsid w:val="00942C70"/>
    <w:rsid w:val="00997F45"/>
    <w:rsid w:val="009A5FB2"/>
    <w:rsid w:val="009F1E63"/>
    <w:rsid w:val="00A2570D"/>
    <w:rsid w:val="00A56D76"/>
    <w:rsid w:val="00B51CEE"/>
    <w:rsid w:val="00B53221"/>
    <w:rsid w:val="00B67F57"/>
    <w:rsid w:val="00BC11A0"/>
    <w:rsid w:val="00BF1F62"/>
    <w:rsid w:val="00C6272A"/>
    <w:rsid w:val="00C8779E"/>
    <w:rsid w:val="00DB0E7B"/>
    <w:rsid w:val="00DE44BF"/>
    <w:rsid w:val="00E820C5"/>
    <w:rsid w:val="00ED7415"/>
    <w:rsid w:val="00F023BC"/>
    <w:rsid w:val="00F14A1D"/>
    <w:rsid w:val="00F32641"/>
    <w:rsid w:val="00F35CE4"/>
    <w:rsid w:val="00F53542"/>
    <w:rsid w:val="00F57715"/>
    <w:rsid w:val="00F70701"/>
    <w:rsid w:val="00F71D97"/>
    <w:rsid w:val="00FC5A1C"/>
    <w:rsid w:val="00FD77E9"/>
    <w:rsid w:val="00FE1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46B937"/>
  <w15:docId w15:val="{122C4974-7EAD-ED40-AA03-2E4C79ED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440D5C"/>
    <w:pPr>
      <w:spacing w:after="0"/>
    </w:pPr>
  </w:style>
  <w:style w:type="character" w:styleId="CommentReference">
    <w:name w:val="annotation reference"/>
    <w:basedOn w:val="DefaultParagraphFont"/>
    <w:rsid w:val="005F55EF"/>
    <w:rPr>
      <w:sz w:val="16"/>
      <w:szCs w:val="16"/>
    </w:rPr>
  </w:style>
  <w:style w:type="paragraph" w:styleId="CommentText">
    <w:name w:val="annotation text"/>
    <w:basedOn w:val="Normal"/>
    <w:link w:val="CommentTextChar"/>
    <w:rsid w:val="005F55EF"/>
    <w:rPr>
      <w:sz w:val="20"/>
      <w:szCs w:val="20"/>
    </w:rPr>
  </w:style>
  <w:style w:type="character" w:customStyle="1" w:styleId="CommentTextChar">
    <w:name w:val="Comment Text Char"/>
    <w:basedOn w:val="DefaultParagraphFont"/>
    <w:link w:val="CommentText"/>
    <w:rsid w:val="005F55EF"/>
    <w:rPr>
      <w:sz w:val="20"/>
      <w:szCs w:val="20"/>
    </w:rPr>
  </w:style>
  <w:style w:type="paragraph" w:styleId="CommentSubject">
    <w:name w:val="annotation subject"/>
    <w:basedOn w:val="CommentText"/>
    <w:next w:val="CommentText"/>
    <w:link w:val="CommentSubjectChar"/>
    <w:rsid w:val="005F55EF"/>
    <w:rPr>
      <w:b/>
      <w:bCs/>
    </w:rPr>
  </w:style>
  <w:style w:type="character" w:customStyle="1" w:styleId="CommentSubjectChar">
    <w:name w:val="Comment Subject Char"/>
    <w:basedOn w:val="CommentTextChar"/>
    <w:link w:val="CommentSubject"/>
    <w:rsid w:val="005F55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6/j.envres.2024.119075" TargetMode="External"/><Relationship Id="rId39" Type="http://schemas.openxmlformats.org/officeDocument/2006/relationships/hyperlink" Target="https://ggplot2.tidyverse.org" TargetMode="External"/><Relationship Id="rId21" Type="http://schemas.openxmlformats.org/officeDocument/2006/relationships/hyperlink" Target="https://doi.org/10.32614/CRAN.package.ndtv" TargetMode="External"/><Relationship Id="rId34" Type="http://schemas.openxmlformats.org/officeDocument/2006/relationships/hyperlink" Target="https://doi.org/10.1007/s10584-019-02389-7" TargetMode="External"/><Relationship Id="rId42"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1210/jc.2017-02249" TargetMode="External"/><Relationship Id="rId29" Type="http://schemas.openxmlformats.org/officeDocument/2006/relationships/hyperlink" Target="https://doi.org/10.32614/CRAN.package.corrr" TargetMode="External"/><Relationship Id="rId41"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www.cdc.gov/nchs/nhanes/index.htm" TargetMode="External"/><Relationship Id="rId32" Type="http://schemas.openxmlformats.org/officeDocument/2006/relationships/hyperlink" Target="https://doi.org/10.3389/fped.2020.612235" TargetMode="External"/><Relationship Id="rId37" Type="http://schemas.openxmlformats.org/officeDocument/2006/relationships/hyperlink" Target="https://epistatkit.vercel.app/" TargetMode="External"/><Relationship Id="rId40" Type="http://schemas.openxmlformats.org/officeDocument/2006/relationships/hyperlink" Target="https://doi.org/10.1007/s10618-012-0286-6"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32614/CRAN.package.networkDynamic" TargetMode="External"/><Relationship Id="rId28" Type="http://schemas.openxmlformats.org/officeDocument/2006/relationships/hyperlink" Target="https://doi.org/10.1007/978-0-387-84858-7" TargetMode="External"/><Relationship Id="rId36" Type="http://schemas.openxmlformats.org/officeDocument/2006/relationships/hyperlink" Target="https://doi.org/10.6065/apem.2040094.047"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11/insr.12588"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07/BF02289694" TargetMode="External"/><Relationship Id="rId27" Type="http://schemas.openxmlformats.org/officeDocument/2006/relationships/hyperlink" Target="http://www.jstor.org/stable/2333639" TargetMode="External"/><Relationship Id="rId30" Type="http://schemas.openxmlformats.org/officeDocument/2006/relationships/hyperlink" Target="https://par.nsf.gov/biblio/10462932" TargetMode="External"/><Relationship Id="rId35" Type="http://schemas.openxmlformats.org/officeDocument/2006/relationships/hyperlink" Target="https://www.R-project.org/" TargetMode="External"/><Relationship Id="rId43" Type="http://schemas.openxmlformats.org/officeDocument/2006/relationships/theme" Target="theme/theme1.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97/EDE.0000000000001610" TargetMode="External"/><Relationship Id="rId33" Type="http://schemas.openxmlformats.org/officeDocument/2006/relationships/hyperlink" Target="https://doi.org/10.18637/jss.v102.i10" TargetMode="External"/><Relationship Id="rId38" Type="http://schemas.openxmlformats.org/officeDocument/2006/relationships/hyperlink" Target="https://www.stats.ox.ac.uk/pub/MAS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381</TotalTime>
  <Pages>24</Pages>
  <Words>8402</Words>
  <Characters>47894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mlEDA: an interactive tool for guided standardized exploratory analysis workflow of multivariate longitudinal data</vt:lpstr>
    </vt:vector>
  </TitlesOfParts>
  <Company/>
  <LinksUpToDate>false</LinksUpToDate>
  <CharactersWithSpaces>56184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mlEDA: an interactive tool for guided standardized exploratory analysis workflow of multivariate longitudinal data</dc:title>
  <dc:creator>Ying Jin; Mandy Goldberg; David Umbach; Shanshan Zhao</dc:creator>
  <cp:keywords/>
  <cp:lastModifiedBy>Jin, Ying (NIH/NIEHS) [F]</cp:lastModifiedBy>
  <cp:revision>66</cp:revision>
  <cp:lastPrinted>2026-03-24T13:52:00Z</cp:lastPrinted>
  <dcterms:created xsi:type="dcterms:W3CDTF">2026-03-13T15:51:00Z</dcterms:created>
  <dcterms:modified xsi:type="dcterms:W3CDTF">2026-04-06T14:18:00Z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../Manuscripts/refs.bib</vt:lpwstr>
  </property>
  <property fmtid="{D5CDD505-2E9C-101B-9397-08002B2CF9AE}" pid="3" name="citeproc">
    <vt:lpwstr>True</vt:lpwstr>
  </property>
  <property fmtid="{D5CDD505-2E9C-101B-9397-08002B2CF9AE}" pid="4" name="date">
    <vt:lpwstr>2026-03-13</vt:lpwstr>
  </property>
  <property fmtid="{D5CDD505-2E9C-101B-9397-08002B2CF9AE}" pid="5" name="header-includes">
    <vt:lpwstr/>
  </property>
  <property fmtid="{D5CDD505-2E9C-101B-9397-08002B2CF9AE}" pid="6" name="number_sections">
    <vt:lpwstr>True</vt:lpwstr>
  </property>
  <property fmtid="{D5CDD505-2E9C-101B-9397-08002B2CF9AE}" pid="7" name="output">
    <vt:lpwstr/>
  </property>
</Properties>
</file>