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AADA" w14:textId="15EE6A2C" w:rsidR="00AC3865" w:rsidRDefault="00000000">
      <w:pPr>
        <w:pStyle w:val="Title"/>
      </w:pPr>
      <w:r>
        <w:t>mlEDA: an interactive tool for guided standardized exploratory analysis workflow of multivariate longitudinal data</w:t>
      </w:r>
    </w:p>
    <w:p w14:paraId="6CAC5CC3" w14:textId="77777777" w:rsidR="00AC3865" w:rsidRDefault="00000000">
      <w:pPr>
        <w:pStyle w:val="Author"/>
      </w:pPr>
      <w:r>
        <w:t>Ying Jin</w:t>
      </w:r>
    </w:p>
    <w:p w14:paraId="2B6F9083" w14:textId="77777777" w:rsidR="00AC3865" w:rsidRDefault="00000000">
      <w:pPr>
        <w:pStyle w:val="Author"/>
      </w:pPr>
      <w:r>
        <w:t>Mandy Goldberg</w:t>
      </w:r>
    </w:p>
    <w:p w14:paraId="7207CC2D" w14:textId="77777777" w:rsidR="00AC3865" w:rsidRDefault="00000000">
      <w:pPr>
        <w:pStyle w:val="Author"/>
      </w:pPr>
      <w:r>
        <w:t>David Umbach</w:t>
      </w:r>
    </w:p>
    <w:p w14:paraId="3030CB57" w14:textId="77777777" w:rsidR="00AC3865" w:rsidRDefault="00000000">
      <w:pPr>
        <w:pStyle w:val="Author"/>
      </w:pPr>
      <w:r>
        <w:t>Shanshan Zhao</w:t>
      </w:r>
    </w:p>
    <w:p w14:paraId="5AF59F25" w14:textId="77777777" w:rsidR="00AC3865" w:rsidRDefault="00000000">
      <w:pPr>
        <w:pStyle w:val="Date"/>
      </w:pPr>
      <w:r>
        <w:t>2026-04-06</w:t>
      </w:r>
    </w:p>
    <w:p w14:paraId="1BE746C7" w14:textId="77777777" w:rsidR="00AC3865" w:rsidRDefault="00000000">
      <w:pPr>
        <w:pStyle w:val="Heading1"/>
      </w:pPr>
      <w:bookmarkStart w:id="0" w:name="sec:intro"/>
      <w:r>
        <w:rPr>
          <w:rStyle w:val="SectionNumber"/>
        </w:rPr>
        <w:t>1</w:t>
      </w:r>
      <w:r>
        <w:tab/>
        <w:t>Introduction</w:t>
      </w:r>
    </w:p>
    <w:p w14:paraId="12930F32" w14:textId="77777777" w:rsidR="00AC3865" w:rsidRDefault="00000000">
      <w:pPr>
        <w:pStyle w:val="Heading2"/>
      </w:pPr>
      <w:bookmarkStart w:id="1" w:name="motivation"/>
      <w:r>
        <w:rPr>
          <w:rStyle w:val="SectionNumber"/>
        </w:rPr>
        <w:t>1.1</w:t>
      </w:r>
      <w:r>
        <w:tab/>
        <w:t>Motivation</w:t>
      </w:r>
    </w:p>
    <w:p w14:paraId="2EBAAEE8" w14:textId="6EC117AF" w:rsidR="00AC3865" w:rsidRDefault="00000000">
      <w:pPr>
        <w:pStyle w:val="FirstParagraph"/>
      </w:pPr>
      <w:bookmarkStart w:id="2" w:name="OLE_LINK1"/>
      <w:r>
        <w:t xml:space="preserve">In many biomedical studies, researchers routinely collect health-related measurements over time. In experimental settings, panels of biomarkers are followed longitudinally to understand the underlying biological processes. In observational studies, procedures are often done repeatedly to monitor progress over time. Our motivational dataset, the Infant Feeding and Early Development (IFED) study, is an example of this type of data structure. In the IFED study, infants are followed up from birth to up to three years old. Physical </w:t>
      </w:r>
      <w:r w:rsidR="000A7BEC">
        <w:t>examinations</w:t>
      </w:r>
      <w:r>
        <w:t>, blood sample collection</w:t>
      </w:r>
      <w:r w:rsidR="000A7BEC">
        <w:t>s</w:t>
      </w:r>
      <w:r>
        <w:t xml:space="preserve"> and ultrasound</w:t>
      </w:r>
      <w:r w:rsidR="000A7BEC">
        <w:t>s</w:t>
      </w:r>
      <w:r>
        <w:t xml:space="preserve"> are scheduled every few weeks to collected </w:t>
      </w:r>
      <w:r w:rsidR="000A7BEC">
        <w:t xml:space="preserve">various </w:t>
      </w:r>
      <w:r>
        <w:t>growth</w:t>
      </w:r>
      <w:r w:rsidR="000A7BEC">
        <w:t xml:space="preserve"> measurements</w:t>
      </w:r>
      <w:r>
        <w:t>. Such data structure, characterized by repeated measures of multiple variables, are commonly referred to as multivariate longitudinal data .</w:t>
      </w:r>
    </w:p>
    <w:p w14:paraId="4AD4C788" w14:textId="77777777" w:rsidR="00AC3865" w:rsidRDefault="00000000">
      <w:pPr>
        <w:pStyle w:val="BodyText"/>
      </w:pPr>
      <w:r>
        <w:t xml:space="preserve">Comprehensive exploratory data analysis (EDA) of such data is essential to provide insights into the temporal dynamics of biological processes and their interactions. As the first step in the data analysis pipeline, EDA supports problem identification, hypothesis generation, and design of downstream analysis. In particular, the correlation structure between variables, especially its temporal evolution, can reveal vital information. Therefore, a comprehensive and effective exploration of the time-varying relationship between multivariate longitudinal variables is fundamental. Nevertheless, existing EDA methods and tools for multivariate longitudinal data remain limited, due to its complex and dynamic nature. In particular, exploration of such data largely depends on graphic visualization, which demands substantial technical expertise (e.g. programming with statistical software). As a result, biomedical and clinical experts may be discouraged from conducting thorough exploratory data analyses, which can greatly hinder interdisciplinary collaboration and communication. Furthermore, existing exploratory analysis often consists of isolated summary tables and graphs that are rarely connected. There also lacks a standardize EDA workflow, leaving the choice of methods largely up to discretion. As a </w:t>
      </w:r>
      <w:r>
        <w:lastRenderedPageBreak/>
        <w:t>result, EDA may be inconsistent or incomplete, making it difficult to form an objective understanding of the data.</w:t>
      </w:r>
    </w:p>
    <w:p w14:paraId="5FF790A9" w14:textId="77777777" w:rsidR="00AC3865" w:rsidRDefault="00000000">
      <w:pPr>
        <w:pStyle w:val="BodyText"/>
      </w:pPr>
      <w:r>
        <w:t>These challenges above have inspired the development of mlEDA, an accessible toolkit that provides an interactive and standardized workflow for exploratory analysis of multivariate longitudinal data. This toolkit facilitates comprehensive summarization and visualization of the data structure, with a particular emphasis on time-varying correlations, and is designed for easy use by researchers without extensive statistical or programming background.</w:t>
      </w:r>
    </w:p>
    <w:p w14:paraId="1C33E239" w14:textId="77777777" w:rsidR="0079134D" w:rsidRDefault="0079134D">
      <w:pPr>
        <w:pStyle w:val="Heading2"/>
        <w:rPr>
          <w:ins w:id="3" w:author="Jin, Ying (NIH/NIEHS) [F]" w:date="2026-04-29T10:00:00Z" w16du:dateUtc="2026-04-29T14:00:00Z"/>
          <w:rStyle w:val="SectionNumber"/>
        </w:rPr>
      </w:pPr>
      <w:bookmarkStart w:id="4" w:name="previous-work"/>
      <w:bookmarkEnd w:id="1"/>
      <w:bookmarkEnd w:id="2"/>
    </w:p>
    <w:p w14:paraId="37757E95" w14:textId="0074CEF3" w:rsidR="00AC3865" w:rsidRDefault="00000000">
      <w:pPr>
        <w:pStyle w:val="Heading2"/>
      </w:pPr>
      <w:r>
        <w:rPr>
          <w:rStyle w:val="SectionNumber"/>
        </w:rPr>
        <w:t>1.2</w:t>
      </w:r>
      <w:r>
        <w:tab/>
        <w:t>Previous work</w:t>
      </w:r>
    </w:p>
    <w:p w14:paraId="3185F624" w14:textId="77777777" w:rsidR="00AC3865" w:rsidRDefault="00000000">
      <w:pPr>
        <w:pStyle w:val="FirstParagraph"/>
      </w:pPr>
      <w:bookmarkStart w:id="5" w:name="OLE_LINK2"/>
      <w:r>
        <w:t>Multivariate longitudinal data are characterized by both multi-dimensionality and temporal evolution, which pose challenges for EDA. Traditional EDA methods are largely for univariate or pairwise examinations. Summary statistics (e.g., mean, standard deviation) and plots (e.g. boxplots, histograms) can summarize the distribution of individual variables at each time point, while associations between variables are often presented pairwisely in matrix form, such as correlation matrix, scatterplot matrix or heatmaps. Although effective for low- to moderate-dimensional datasets, these approaches become infeasible as dimensionality increases, due to the rapid growth of information to be processed. In addition, these summaries are static and do not directly reflect temporal changes. To accommodate the time-varying feature, they have to be reproduced at every time point, requiring constant examination and comparison across time slices. Such operation is inefficient and result in high chance of errors and negligence.</w:t>
      </w:r>
    </w:p>
    <w:p w14:paraId="7B409F03" w14:textId="77777777" w:rsidR="00AC3865" w:rsidRDefault="00000000">
      <w:pPr>
        <w:pStyle w:val="BodyText"/>
      </w:pPr>
      <w:bookmarkStart w:id="6" w:name="OLE_LINK3"/>
      <w:bookmarkEnd w:id="5"/>
      <w:r>
        <w:t xml:space="preserve">Some methods have been proposed for the visualization of high-dimensional or large-scale data, through dimension reduction techniques. One such example is Multidimensional Scaling (MDS) (also known as Principal Coordinates Analysis (Gower 1966)). It is specifically designed to preserve the high-dimensional structure representing pairwise relationships (i.e. similarity). As a result, MDS has been used to visualize correlation. In the R package </w:t>
      </w:r>
      <w:r>
        <w:rPr>
          <w:i/>
          <w:iCs/>
        </w:rPr>
        <w:t>corrr</w:t>
      </w:r>
      <w:r>
        <w:t xml:space="preserve"> (Kuhn, Jackson, and Cimentada 2022), the MDS process is embedded into the </w:t>
      </w:r>
      <w:r>
        <w:rPr>
          <w:i/>
          <w:iCs/>
        </w:rPr>
        <w:t>network_plot</w:t>
      </w:r>
      <w:r>
        <w:t xml:space="preserve"> function. It represents the correlation matrix on a 2D surface in a network plot format, where each variable is represented by a node and their coordinates is the output of MDS algorithms. This function offers a clean, comprehensive visualization where variable correlation can be intuitively perceived. However, it is a static plot and thus is subject to the same repetition procedure mentioned above when visualizing temporal evolution. </w:t>
      </w:r>
      <w:r>
        <w:rPr>
          <w:i/>
          <w:iCs/>
        </w:rPr>
        <w:t>igraph</w:t>
      </w:r>
      <w:r>
        <w:t xml:space="preserve"> (Csardi and Nepusz 2005) offers a similar function with the same temporal restriction. Other R packages have been developed to either implement MDS reduction ((R Core Team 2025; Venables and Ripley 2002; Mair, Groenen, and de Leeuw 2022)) or produce network-based visualizations ((Wickham 2016; Bender-deMoll 2024; Butts et al. 2024)), but rarely combining the two procedure.</w:t>
      </w:r>
    </w:p>
    <w:p w14:paraId="7921316B" w14:textId="77777777" w:rsidR="00AC3865" w:rsidRDefault="00000000">
      <w:pPr>
        <w:pStyle w:val="BodyText"/>
      </w:pPr>
      <w:bookmarkStart w:id="7" w:name="OLE_LINK4"/>
      <w:bookmarkEnd w:id="6"/>
      <w:r>
        <w:lastRenderedPageBreak/>
        <w:t>All the packages mentioned up require careful data management and substantial R programming expertise, such that domain experts without easy access to these techniques are often discouraged from using them, even though they could significantly improve analysis efficiency. Another shortcoming of existing EDA tools is their in coherence and interactivity. Graphical summaries reflecting different aspects of data are often implemented in isolation. Cross-referencing is frequently needed but not sufficiently supported by the existing exploratory analysis scheme. Existing literature has demonstrated the preference toward interactive tools (Lakkaraju et al. 2022). Unfortunately, development in this areas has been sparse and lacks standardize EDA workflows.</w:t>
      </w:r>
    </w:p>
    <w:p w14:paraId="0971D554" w14:textId="77777777" w:rsidR="00AC3865" w:rsidRDefault="00000000">
      <w:pPr>
        <w:pStyle w:val="Heading1"/>
      </w:pPr>
      <w:bookmarkStart w:id="8" w:name="sec:app"/>
      <w:bookmarkEnd w:id="0"/>
      <w:bookmarkEnd w:id="4"/>
      <w:bookmarkEnd w:id="7"/>
      <w:r>
        <w:rPr>
          <w:rStyle w:val="SectionNumber"/>
        </w:rPr>
        <w:t>2</w:t>
      </w:r>
      <w:r>
        <w:tab/>
        <w:t>The mlEDA App</w:t>
      </w:r>
    </w:p>
    <w:p w14:paraId="6F11A9F1" w14:textId="77777777" w:rsidR="00AC3865" w:rsidRDefault="00000000">
      <w:pPr>
        <w:pStyle w:val="Heading2"/>
      </w:pPr>
      <w:bookmarkStart w:id="9" w:name="sec:data"/>
      <w:r>
        <w:rPr>
          <w:rStyle w:val="SectionNumber"/>
        </w:rPr>
        <w:t>2.1</w:t>
      </w:r>
      <w:r>
        <w:tab/>
        <w:t>Motivational dataset</w:t>
      </w:r>
    </w:p>
    <w:p w14:paraId="13B165C2" w14:textId="77777777" w:rsidR="00AC3865" w:rsidRDefault="00000000">
      <w:pPr>
        <w:pStyle w:val="FirstParagraph"/>
      </w:pPr>
      <w:bookmarkStart w:id="10" w:name="OLE_LINK5"/>
      <w:r>
        <w:t>Our study is motivated by the Infant Feeding and Early Development (IFED) study, an NIH-funded longitudinal observational study of postnatal development of healthy full-term infants born at eight regional hospitals in Philadelphia, Pennsylvania between 2010 and 2013. Details of the study design are described in Adgent et al. (2018). Briefly, eligible infants completed a baseline visit within 72 hours after birth, followed by subsequent visits every 2-4 weeks. Boys were followed for up to? 28 weeks and girls for 36 weeks after birth. At each visit, anthropometric measurements were collected, including length, weight and head circumference. Beginning at week 2, blood sample were collected and analyzed for sex hormones levels, including estradiol, FSH and testosterone . Ultrasound exams were also performed to measure the dimensions of reproductive organs, including breast bud bead, thyroid, uterus and ovary (Figure ).</w:t>
      </w:r>
    </w:p>
    <w:p w14:paraId="179989D6" w14:textId="77777777" w:rsidR="00AC3865" w:rsidRDefault="00000000">
      <w:pPr>
        <w:pStyle w:val="BodyText"/>
      </w:pPr>
      <w:bookmarkStart w:id="11" w:name="OLE_LINK7"/>
      <w:bookmarkEnd w:id="10"/>
      <w:r>
        <w:t>This data set has been explored for a variety of questions regarding early development of the reproductive system and sex hormones concentration in this critical developmental window. However, the biological pathways behind these phenomenon remain unclear, largely due to the complexity of multidimensional, dynamic relationships between variables. Existing research often relies on univariate or pairwise examination ((Goldberg et al. 2024; Chin et al. 2023)), which provides partial insights instead of comprehensive view. The study design of IFED data also poses challenges. For example, The schedule for blood sample collection and ultrasound are different (Figure ), and some hormone concentrations are often too low to be detected, resulting in difficulties in correlation calculation.</w:t>
      </w:r>
    </w:p>
    <w:bookmarkEnd w:id="11"/>
    <w:p w14:paraId="78499FB8" w14:textId="77777777" w:rsidR="00AC3865" w:rsidRDefault="00000000">
      <w:pPr>
        <w:pStyle w:val="BodyText"/>
      </w:pPr>
      <w:r>
        <w:t xml:space="preserve">To address the above mentioned challenges , we have created mlEDA, an interactive web-based application designed for a standardized EDA workflow of multivariate longitudinal data. This application integrates classical EDA components with a novel visualization scheme based on MDS, which displays dynamic evolution of correlations. It guides users through a comprehensive analytical workflow with interactive operations with minimal requirements of technical background and coding experience to facilitate interdisciplinary </w:t>
      </w:r>
      <w:r>
        <w:lastRenderedPageBreak/>
        <w:t>collaboration. In this the following section, we demonstrate the functionalities of mlEDA in detail using data of the 136 girls from the IFED study.</w:t>
      </w:r>
    </w:p>
    <w:p w14:paraId="3B8152E6" w14:textId="77777777" w:rsidR="00AC3865" w:rsidRDefault="00000000">
      <w:pPr>
        <w:pStyle w:val="CaptionedFigure"/>
      </w:pPr>
      <w:r>
        <w:rPr>
          <w:noProof/>
        </w:rPr>
        <w:drawing>
          <wp:inline distT="0" distB="0" distL="0" distR="0" wp14:anchorId="608A2DDD" wp14:editId="300E5865">
            <wp:extent cx="3733800" cy="2489200"/>
            <wp:effectExtent l="0" t="0" r="0" b="0"/>
            <wp:docPr id="24" name="Picture" descr="Figure 2.1: IFED study timeline. Scheduled procedure are indicated by black dots."/>
            <wp:cNvGraphicFramePr/>
            <a:graphic xmlns:a="http://schemas.openxmlformats.org/drawingml/2006/main">
              <a:graphicData uri="http://schemas.openxmlformats.org/drawingml/2006/picture">
                <pic:pic xmlns:pic="http://schemas.openxmlformats.org/drawingml/2006/picture">
                  <pic:nvPicPr>
                    <pic:cNvPr id="25" name="Picture" descr="../Manuscripts/CaseStudy/IFED_grid.jpeg"/>
                    <pic:cNvPicPr>
                      <a:picLocks noChangeAspect="1" noChangeArrowheads="1"/>
                    </pic:cNvPicPr>
                  </pic:nvPicPr>
                  <pic:blipFill>
                    <a:blip r:embed="rId5"/>
                    <a:stretch>
                      <a:fillRect/>
                    </a:stretch>
                  </pic:blipFill>
                  <pic:spPr bwMode="auto">
                    <a:xfrm>
                      <a:off x="0" y="0"/>
                      <a:ext cx="3733800" cy="2489200"/>
                    </a:xfrm>
                    <a:prstGeom prst="rect">
                      <a:avLst/>
                    </a:prstGeom>
                    <a:noFill/>
                    <a:ln w="9525">
                      <a:noFill/>
                      <a:headEnd/>
                      <a:tailEnd/>
                    </a:ln>
                  </pic:spPr>
                </pic:pic>
              </a:graphicData>
            </a:graphic>
          </wp:inline>
        </w:drawing>
      </w:r>
    </w:p>
    <w:p w14:paraId="6B562189" w14:textId="748E0282" w:rsidR="00AC3865" w:rsidRDefault="00000000">
      <w:pPr>
        <w:pStyle w:val="ImageCaption"/>
      </w:pPr>
      <w:bookmarkStart w:id="12" w:name="fig:ifed"/>
      <w:bookmarkEnd w:id="12"/>
      <w:r>
        <w:t xml:space="preserve">Figure 2.1: IFED study timeline. Scheduled procedure are indicated by </w:t>
      </w:r>
      <w:del w:id="13" w:author="Zhao, Shanshan (NIH/NIEHS) [E]" w:date="2026-04-24T15:02:00Z" w16du:dateUtc="2026-04-24T19:02:00Z">
        <w:r w:rsidDel="0044765F">
          <w:delText xml:space="preserve">black </w:delText>
        </w:r>
      </w:del>
      <w:r>
        <w:t>dots.</w:t>
      </w:r>
    </w:p>
    <w:p w14:paraId="625178C2" w14:textId="77777777" w:rsidR="00AC3865" w:rsidRDefault="00000000">
      <w:pPr>
        <w:pStyle w:val="BodyText"/>
      </w:pPr>
      <w:r>
        <w:t xml:space="preserve">–&gt; </w:t>
      </w:r>
    </w:p>
    <w:p w14:paraId="6A928B35" w14:textId="77777777" w:rsidR="00AC3865" w:rsidRDefault="00000000">
      <w:pPr>
        <w:pStyle w:val="Heading2"/>
      </w:pPr>
      <w:bookmarkStart w:id="14" w:name="sec:func"/>
      <w:bookmarkEnd w:id="9"/>
      <w:r>
        <w:rPr>
          <w:rStyle w:val="SectionNumber"/>
        </w:rPr>
        <w:t>2.2</w:t>
      </w:r>
      <w:r>
        <w:tab/>
        <w:t>Functionalities</w:t>
      </w:r>
    </w:p>
    <w:p w14:paraId="12F35D34" w14:textId="5925EB28" w:rsidR="00AC3865" w:rsidRDefault="00000000">
      <w:pPr>
        <w:pStyle w:val="FirstParagraph"/>
      </w:pPr>
      <w:bookmarkStart w:id="15" w:name="OLE_LINK8"/>
      <w:r>
        <w:t xml:space="preserve">The mlEDA Shiny App guides user through a series of operations to explore various aspects of the dataset (Figure ) in separate tabs, including data upload and preview, descriptive statistics and graphs, a dynamic network visualization and a </w:t>
      </w:r>
      <w:del w:id="16" w:author="Zhao, Shanshan (NIH/NIEHS) [E]" w:date="2026-04-24T15:03:00Z" w16du:dateUtc="2026-04-24T19:03:00Z">
        <w:r w:rsidDel="004A5A0C">
          <w:delText xml:space="preserve">time-independent </w:delText>
        </w:r>
      </w:del>
      <w:r>
        <w:t>integrated network visualization. All tabs in mlEDA consists of a input panel on the left side for user-specified options, and an output panel on the right side to interactively generate results. Some user input in earlier tabs will be carried to later tabs.</w:t>
      </w:r>
    </w:p>
    <w:bookmarkEnd w:id="15"/>
    <w:p w14:paraId="1D4B4B6A" w14:textId="77777777" w:rsidR="00AC3865" w:rsidRDefault="00000000">
      <w:pPr>
        <w:pStyle w:val="CaptionedFigure"/>
      </w:pPr>
      <w:r>
        <w:rPr>
          <w:noProof/>
        </w:rPr>
        <w:drawing>
          <wp:inline distT="0" distB="0" distL="0" distR="0" wp14:anchorId="3161DDC1" wp14:editId="1284FE65">
            <wp:extent cx="3733800" cy="1439068"/>
            <wp:effectExtent l="0" t="0" r="0" b="0"/>
            <wp:docPr id="29" name="Picture" descr="Figure 2.2: mlEDA workflow summary"/>
            <wp:cNvGraphicFramePr/>
            <a:graphic xmlns:a="http://schemas.openxmlformats.org/drawingml/2006/main">
              <a:graphicData uri="http://schemas.openxmlformats.org/drawingml/2006/picture">
                <pic:pic xmlns:pic="http://schemas.openxmlformats.org/drawingml/2006/picture">
                  <pic:nvPicPr>
                    <pic:cNvPr id="30" name="Picture" descr="../Manuscripts/Workflow.png"/>
                    <pic:cNvPicPr>
                      <a:picLocks noChangeAspect="1" noChangeArrowheads="1"/>
                    </pic:cNvPicPr>
                  </pic:nvPicPr>
                  <pic:blipFill>
                    <a:blip r:embed="rId6"/>
                    <a:stretch>
                      <a:fillRect/>
                    </a:stretch>
                  </pic:blipFill>
                  <pic:spPr bwMode="auto">
                    <a:xfrm>
                      <a:off x="0" y="0"/>
                      <a:ext cx="3733800" cy="1439068"/>
                    </a:xfrm>
                    <a:prstGeom prst="rect">
                      <a:avLst/>
                    </a:prstGeom>
                    <a:noFill/>
                    <a:ln w="9525">
                      <a:noFill/>
                      <a:headEnd/>
                      <a:tailEnd/>
                    </a:ln>
                  </pic:spPr>
                </pic:pic>
              </a:graphicData>
            </a:graphic>
          </wp:inline>
        </w:drawing>
      </w:r>
    </w:p>
    <w:p w14:paraId="6C98EBD6" w14:textId="77777777" w:rsidR="00AC3865" w:rsidRDefault="00000000">
      <w:pPr>
        <w:pStyle w:val="ImageCaption"/>
      </w:pPr>
      <w:bookmarkStart w:id="17" w:name="fig:workflow"/>
      <w:bookmarkEnd w:id="17"/>
      <w:r>
        <w:t>Figure 2.2</w:t>
      </w:r>
      <w:bookmarkStart w:id="18" w:name="OLE_LINK9"/>
      <w:r>
        <w:t>: mlEDA workflow summary</w:t>
      </w:r>
    </w:p>
    <w:p w14:paraId="419C51C6" w14:textId="77777777" w:rsidR="00AC3865" w:rsidRDefault="00000000">
      <w:pPr>
        <w:pStyle w:val="Heading3"/>
      </w:pPr>
      <w:bookmarkStart w:id="19" w:name="data-upload-and-preview"/>
      <w:bookmarkEnd w:id="18"/>
      <w:r>
        <w:rPr>
          <w:rStyle w:val="SectionNumber"/>
        </w:rPr>
        <w:t>2.2.1</w:t>
      </w:r>
      <w:r>
        <w:tab/>
        <w:t>Data upload and preview</w:t>
      </w:r>
    </w:p>
    <w:p w14:paraId="24F9FB76" w14:textId="5A31494E" w:rsidR="00AC3865" w:rsidRDefault="00000000">
      <w:pPr>
        <w:pStyle w:val="FirstParagraph"/>
      </w:pPr>
      <w:bookmarkStart w:id="20" w:name="OLE_LINK10"/>
      <w:r>
        <w:t xml:space="preserve">The first tab of mlEDA allows user to upload a dataset from their local device. Currently, the dataset is required to be a csv file </w:t>
      </w:r>
      <w:r w:rsidR="00734E5E">
        <w:t>in a long format</w:t>
      </w:r>
      <w:r>
        <w:t xml:space="preserve">, with each row representing </w:t>
      </w:r>
      <w:r w:rsidR="00734E5E">
        <w:t xml:space="preserve">data </w:t>
      </w:r>
      <w:r>
        <w:t xml:space="preserve">from one subject at a single time point, and repeated measures at different times </w:t>
      </w:r>
      <w:r w:rsidR="00734E5E">
        <w:t>are</w:t>
      </w:r>
      <w:r>
        <w:t xml:space="preserve"> </w:t>
      </w:r>
      <w:r>
        <w:lastRenderedPageBreak/>
        <w:t>stacked</w:t>
      </w:r>
      <w:r w:rsidR="00734E5E">
        <w:t xml:space="preserve"> vertically</w:t>
      </w:r>
      <w:r>
        <w:t>. The uploaded data will then be displayed on the output panel in a table format, followed by a brief summary of sample size and follow-up times.</w:t>
      </w:r>
    </w:p>
    <w:p w14:paraId="2530B23D" w14:textId="30A84262" w:rsidR="00AC3865" w:rsidRDefault="00000000">
      <w:pPr>
        <w:pStyle w:val="BodyText"/>
      </w:pPr>
      <w:bookmarkStart w:id="21" w:name="OLE_LINK11"/>
      <w:bookmarkEnd w:id="20"/>
      <w:r>
        <w:t xml:space="preserve">Users need to specify the </w:t>
      </w:r>
      <w:del w:id="22" w:author="Zhao, Shanshan (NIH/NIEHS) [E]" w:date="2026-04-24T15:07:00Z" w16du:dateUtc="2026-04-24T19:07:00Z">
        <w:r w:rsidDel="00734E5E">
          <w:delText xml:space="preserve">time and </w:delText>
        </w:r>
      </w:del>
      <w:r>
        <w:t xml:space="preserve">subject identifier </w:t>
      </w:r>
      <w:r w:rsidR="00734E5E">
        <w:t xml:space="preserve">and time variable </w:t>
      </w:r>
      <w:r>
        <w:t xml:space="preserve">in this tab, to identify repeated measures over time for </w:t>
      </w:r>
      <w:r w:rsidR="00FA409A">
        <w:t xml:space="preserve">downstream </w:t>
      </w:r>
      <w:r>
        <w:t>analysis. For the IFED dataset, we used week of the scheduled visit as time. The search box at the top right conner allows users to search for specific record from the dataset, such as certain ID, time, or measurement value. Users can also sort the display by any column by clicking on the column name.</w:t>
      </w:r>
    </w:p>
    <w:bookmarkEnd w:id="21"/>
    <w:p w14:paraId="583295DE" w14:textId="77777777" w:rsidR="00AC3865" w:rsidRDefault="00000000">
      <w:pPr>
        <w:pStyle w:val="CaptionedFigure"/>
      </w:pPr>
      <w:r>
        <w:rPr>
          <w:noProof/>
        </w:rPr>
        <w:drawing>
          <wp:inline distT="0" distB="0" distL="0" distR="0" wp14:anchorId="132034E6" wp14:editId="559A049D">
            <wp:extent cx="4267200" cy="2191566"/>
            <wp:effectExtent l="0" t="0" r="0" b="0"/>
            <wp:docPr id="33" name="Picture" descr="Figure 2.3: Tab 1 of mlEDA: data upload and preview. Individual observations are redacted."/>
            <wp:cNvGraphicFramePr/>
            <a:graphic xmlns:a="http://schemas.openxmlformats.org/drawingml/2006/main">
              <a:graphicData uri="http://schemas.openxmlformats.org/drawingml/2006/picture">
                <pic:pic xmlns:pic="http://schemas.openxmlformats.org/drawingml/2006/picture">
                  <pic:nvPicPr>
                    <pic:cNvPr id="34" name="Picture" descr="../Manuscripts/AppShots/tab1_redact.png"/>
                    <pic:cNvPicPr>
                      <a:picLocks noChangeAspect="1" noChangeArrowheads="1"/>
                    </pic:cNvPicPr>
                  </pic:nvPicPr>
                  <pic:blipFill>
                    <a:blip r:embed="rId7"/>
                    <a:stretch>
                      <a:fillRect/>
                    </a:stretch>
                  </pic:blipFill>
                  <pic:spPr bwMode="auto">
                    <a:xfrm>
                      <a:off x="0" y="0"/>
                      <a:ext cx="4267200" cy="2191566"/>
                    </a:xfrm>
                    <a:prstGeom prst="rect">
                      <a:avLst/>
                    </a:prstGeom>
                    <a:noFill/>
                    <a:ln w="9525">
                      <a:noFill/>
                      <a:headEnd/>
                      <a:tailEnd/>
                    </a:ln>
                  </pic:spPr>
                </pic:pic>
              </a:graphicData>
            </a:graphic>
          </wp:inline>
        </w:drawing>
      </w:r>
    </w:p>
    <w:p w14:paraId="27AC38F8" w14:textId="77777777" w:rsidR="00AC3865" w:rsidRDefault="00000000">
      <w:pPr>
        <w:pStyle w:val="ImageCaption"/>
      </w:pPr>
      <w:bookmarkStart w:id="23" w:name="fig:fig-tab1"/>
      <w:bookmarkEnd w:id="23"/>
      <w:r>
        <w:t xml:space="preserve">Figure 2.3: </w:t>
      </w:r>
      <w:bookmarkStart w:id="24" w:name="OLE_LINK12"/>
      <w:r>
        <w:t>Tab 1 of mlEDA: data upload and preview. Individual observations are redacted.</w:t>
      </w:r>
      <w:bookmarkEnd w:id="24"/>
    </w:p>
    <w:p w14:paraId="15125B56" w14:textId="77777777" w:rsidR="00AC3865" w:rsidRPr="002E5828" w:rsidRDefault="00000000">
      <w:pPr>
        <w:pStyle w:val="Heading3"/>
      </w:pPr>
      <w:bookmarkStart w:id="25" w:name="descriptives"/>
      <w:bookmarkEnd w:id="19"/>
      <w:r w:rsidRPr="002E5828">
        <w:rPr>
          <w:rStyle w:val="SectionNumber"/>
        </w:rPr>
        <w:t>2.2.2</w:t>
      </w:r>
      <w:r w:rsidRPr="002E5828">
        <w:tab/>
        <w:t>Descriptives</w:t>
      </w:r>
    </w:p>
    <w:p w14:paraId="7C46B287" w14:textId="77777777" w:rsidR="00AC3865" w:rsidRDefault="00000000">
      <w:pPr>
        <w:pStyle w:val="FirstParagraph"/>
      </w:pPr>
      <w:bookmarkStart w:id="26" w:name="OLE_LINK13"/>
      <w:r>
        <w:t>The second tab of mlEDA provides descriptive graphs and statistics from three aspects, under separate subtabs: univariate analysis, bivariate analysis and multivariate analysis.</w:t>
      </w:r>
    </w:p>
    <w:p w14:paraId="3F3BDF67" w14:textId="77777777" w:rsidR="00AC3865" w:rsidRDefault="00000000">
      <w:pPr>
        <w:pStyle w:val="Heading4"/>
      </w:pPr>
      <w:bookmarkStart w:id="27" w:name="univaraiate"/>
      <w:bookmarkEnd w:id="26"/>
      <w:r>
        <w:rPr>
          <w:rStyle w:val="SectionNumber"/>
        </w:rPr>
        <w:t>2.2.2.1</w:t>
      </w:r>
      <w:r>
        <w:tab/>
        <w:t>Univaraiate</w:t>
      </w:r>
    </w:p>
    <w:p w14:paraId="76F63DB8" w14:textId="7C677202" w:rsidR="00AC3865" w:rsidRDefault="00000000">
      <w:pPr>
        <w:pStyle w:val="FirstParagraph"/>
      </w:pPr>
      <w:bookmarkStart w:id="28" w:name="OLE_LINK6"/>
      <w:r>
        <w:t xml:space="preserve">On the first subtab of “Univariate Analysis”, users can choose a variable from the dataset and examine its distribution across time. </w:t>
      </w:r>
      <w:r w:rsidR="005861E4">
        <w:t xml:space="preserve">They </w:t>
      </w:r>
      <w:r>
        <w:t>also need to decide whether to treat the time variable defined in the first tab as discrete or continuous</w:t>
      </w:r>
      <w:ins w:id="29" w:author="Zhao, Shanshan (NIH/NIEHS) [E]" w:date="2026-04-27T10:18:00Z" w16du:dateUtc="2026-04-27T14:18:00Z">
        <w:r w:rsidR="00725B2B">
          <w:t>,</w:t>
        </w:r>
      </w:ins>
      <w:del w:id="30" w:author="Zhao, Shanshan (NIH/NIEHS) [E]" w:date="2026-04-27T10:18:00Z" w16du:dateUtc="2026-04-27T14:18:00Z">
        <w:r w:rsidDel="00725B2B">
          <w:delText xml:space="preserve">. </w:delText>
        </w:r>
      </w:del>
      <w:r w:rsidR="002E5828">
        <w:t xml:space="preserve"> depend</w:t>
      </w:r>
      <w:r w:rsidR="00725B2B">
        <w:t>ing</w:t>
      </w:r>
      <w:r w:rsidR="002E5828">
        <w:t xml:space="preserve"> on both the data structure and the analysis context. </w:t>
      </w:r>
      <w:r>
        <w:t>When time grid is relatively sparse</w:t>
      </w:r>
      <w:ins w:id="31" w:author="Jin, Ying (NIH/NIEHS) [F]" w:date="2026-04-29T10:25:00Z" w16du:dateUtc="2026-04-29T14:25:00Z">
        <w:r w:rsidR="00134D39">
          <w:t xml:space="preserve"> and/or regular across subjects</w:t>
        </w:r>
      </w:ins>
      <w:r>
        <w:t xml:space="preserve"> (e.g. a limited number of scheduled visits), time can be naturally treated as discrete</w:t>
      </w:r>
      <w:del w:id="32" w:author="Zhao, Shanshan (NIH/NIEHS) [E]" w:date="2026-04-24T15:22:00Z" w16du:dateUtc="2026-04-24T19:22:00Z">
        <w:r w:rsidDel="00DA476C">
          <w:delText>, and mlEDA summarizes data at each time point</w:delText>
        </w:r>
      </w:del>
      <w:r>
        <w:t xml:space="preserve">. </w:t>
      </w:r>
      <w:r w:rsidR="000E7C54">
        <w:t>In this case, t</w:t>
      </w:r>
      <w:r w:rsidR="002E5828">
        <w:t xml:space="preserve">he selected variable </w:t>
      </w:r>
      <w:r w:rsidR="000E7C54">
        <w:t>is</w:t>
      </w:r>
      <w:r w:rsidR="002E5828">
        <w:t xml:space="preserve"> summarized by a sequence of boxplots</w:t>
      </w:r>
      <w:r w:rsidR="00DA476C">
        <w:t xml:space="preserve"> at these time points</w:t>
      </w:r>
      <w:r w:rsidR="002E5828">
        <w:t xml:space="preserve">, with </w:t>
      </w:r>
      <w:commentRangeStart w:id="33"/>
      <w:commentRangeStart w:id="34"/>
      <w:r w:rsidR="002E5828">
        <w:t xml:space="preserve">sample distribution </w:t>
      </w:r>
      <w:commentRangeEnd w:id="33"/>
      <w:r w:rsidR="00725B2B">
        <w:rPr>
          <w:rStyle w:val="CommentReference"/>
          <w:sz w:val="24"/>
          <w:szCs w:val="24"/>
        </w:rPr>
        <w:commentReference w:id="33"/>
      </w:r>
      <w:commentRangeEnd w:id="34"/>
      <w:r w:rsidR="00011C04">
        <w:rPr>
          <w:rStyle w:val="CommentReference"/>
          <w:sz w:val="24"/>
          <w:szCs w:val="24"/>
        </w:rPr>
        <w:commentReference w:id="34"/>
      </w:r>
      <w:r w:rsidR="002E5828">
        <w:t xml:space="preserve">at each time point and temporal trend represented by the change in sample median over time. </w:t>
      </w:r>
      <w:r>
        <w:t>When measurements are recorded on a dense grid</w:t>
      </w:r>
      <w:ins w:id="35" w:author="Jin, Ying (NIH/NIEHS) [F]" w:date="2026-04-29T10:26:00Z" w16du:dateUtc="2026-04-29T14:26:00Z">
        <w:r w:rsidR="00FA0040">
          <w:t xml:space="preserve"> and/or irregular across subjects</w:t>
        </w:r>
      </w:ins>
      <w:r>
        <w:t xml:space="preserve">, it is more appropriate to treat time as </w:t>
      </w:r>
      <w:del w:id="36" w:author="Zhao, Shanshan (NIH/NIEHS) [E]" w:date="2026-04-27T10:43:00Z" w16du:dateUtc="2026-04-27T14:43:00Z">
        <w:r w:rsidDel="000E7C54">
          <w:delText xml:space="preserve">a </w:delText>
        </w:r>
      </w:del>
      <w:r>
        <w:t xml:space="preserve">continuous </w:t>
      </w:r>
      <w:del w:id="37" w:author="Zhao, Shanshan (NIH/NIEHS) [E]" w:date="2026-04-27T10:43:00Z" w16du:dateUtc="2026-04-27T14:43:00Z">
        <w:r w:rsidDel="000E7C54">
          <w:delText xml:space="preserve">variable </w:delText>
        </w:r>
      </w:del>
      <w:del w:id="38" w:author="Zhao, Shanshan (NIH/NIEHS) [E]" w:date="2026-04-27T10:47:00Z" w16du:dateUtc="2026-04-27T14:47:00Z">
        <w:r w:rsidDel="000E7C54">
          <w:delText>to focus on individual trajectories over time</w:delText>
        </w:r>
      </w:del>
      <w:r>
        <w:t xml:space="preserve">. </w:t>
      </w:r>
      <w:del w:id="39" w:author="Zhao, Shanshan (NIH/NIEHS) [E]" w:date="2026-04-24T15:17:00Z" w16du:dateUtc="2026-04-24T19:17:00Z">
        <w:r w:rsidDel="002E5828">
          <w:delText xml:space="preserve">The choice between discrete and continuous time depends on both the data structure and the analysis context. When time is specified as discrete, the selected variable will be summarized by a sequence of boxplots, with sample distribution at each time point and temporal trend represented by the change in sample median over time. </w:delText>
        </w:r>
      </w:del>
      <w:del w:id="40" w:author="Zhao, Shanshan (NIH/NIEHS) [E]" w:date="2026-04-27T10:32:00Z" w16du:dateUtc="2026-04-27T14:32:00Z">
        <w:r w:rsidDel="005861E4">
          <w:delText>When time is continuous, t</w:delText>
        </w:r>
      </w:del>
      <w:ins w:id="41" w:author="Zhao, Shanshan (NIH/NIEHS) [E]" w:date="2026-04-27T10:32:00Z" w16du:dateUtc="2026-04-27T14:32:00Z">
        <w:r w:rsidR="005861E4">
          <w:t>T</w:t>
        </w:r>
      </w:ins>
      <w:r>
        <w:t xml:space="preserve">he app generates a spaghetti plot </w:t>
      </w:r>
      <w:r w:rsidR="000E7C54">
        <w:t xml:space="preserve">to represent each </w:t>
      </w:r>
      <w:r>
        <w:t>individual trajectories, along with a smoothed average trajectory</w:t>
      </w:r>
      <w:r w:rsidR="005861E4">
        <w:t xml:space="preserve"> across </w:t>
      </w:r>
      <w:r w:rsidR="000E7C54">
        <w:t xml:space="preserve">all </w:t>
      </w:r>
      <w:r w:rsidR="005861E4">
        <w:t>individuals</w:t>
      </w:r>
      <w:r>
        <w:t xml:space="preserve">. </w:t>
      </w:r>
      <w:commentRangeStart w:id="42"/>
      <w:r w:rsidR="000E7C54">
        <w:t>In addition, t</w:t>
      </w:r>
      <w:r>
        <w:t xml:space="preserve">he app </w:t>
      </w:r>
      <w:del w:id="43" w:author="Zhao, Shanshan (NIH/NIEHS) [E]" w:date="2026-04-27T10:48:00Z" w16du:dateUtc="2026-04-27T14:48:00Z">
        <w:r w:rsidDel="000E7C54">
          <w:delText xml:space="preserve">also </w:delText>
        </w:r>
      </w:del>
      <w:r>
        <w:t xml:space="preserve">provides an option to </w:t>
      </w:r>
      <w:r w:rsidR="000E7C54">
        <w:t xml:space="preserve">explore </w:t>
      </w:r>
      <w:r>
        <w:t xml:space="preserve">the missing </w:t>
      </w:r>
      <w:r w:rsidR="000E7C54">
        <w:t xml:space="preserve">data </w:t>
      </w:r>
      <w:r>
        <w:t>pattern across both sample and time</w:t>
      </w:r>
      <w:r w:rsidR="000E7C54">
        <w:t>, to facilitate users’ choices of</w:t>
      </w:r>
      <w:r>
        <w:t xml:space="preserve"> </w:t>
      </w:r>
      <w:r w:rsidR="00741F0D">
        <w:t xml:space="preserve">reliable </w:t>
      </w:r>
      <w:r>
        <w:t xml:space="preserve">variables </w:t>
      </w:r>
      <w:r w:rsidR="00741F0D">
        <w:t xml:space="preserve">and </w:t>
      </w:r>
      <w:r>
        <w:t xml:space="preserve">time points </w:t>
      </w:r>
      <w:r w:rsidR="000E7C54">
        <w:t xml:space="preserve">for </w:t>
      </w:r>
      <w:r>
        <w:t>downstream analysis</w:t>
      </w:r>
      <w:del w:id="44" w:author="Zhao, Shanshan (NIH/NIEHS) [E]" w:date="2026-04-27T10:50:00Z" w16du:dateUtc="2026-04-27T14:50:00Z">
        <w:r w:rsidDel="000E7C54">
          <w:delText xml:space="preserve"> to improve reliability</w:delText>
        </w:r>
      </w:del>
      <w:r>
        <w:t>.</w:t>
      </w:r>
      <w:commentRangeEnd w:id="42"/>
      <w:r w:rsidR="003F5BE4">
        <w:rPr>
          <w:rStyle w:val="CommentReference"/>
          <w:sz w:val="24"/>
          <w:szCs w:val="24"/>
        </w:rPr>
        <w:commentReference w:id="42"/>
      </w:r>
    </w:p>
    <w:p w14:paraId="5FAAAABC" w14:textId="77777777" w:rsidR="00AC3865" w:rsidRDefault="00000000">
      <w:pPr>
        <w:pStyle w:val="BodyText"/>
      </w:pPr>
      <w:bookmarkStart w:id="45" w:name="OLE_LINK14"/>
      <w:bookmarkEnd w:id="28"/>
      <w:commentRangeStart w:id="46"/>
      <w:r>
        <w:lastRenderedPageBreak/>
        <w:t xml:space="preserve">For example, in the IFED study, </w:t>
      </w:r>
      <w:commentRangeEnd w:id="46"/>
      <w:r w:rsidR="009050C5">
        <w:rPr>
          <w:rStyle w:val="CommentReference"/>
          <w:sz w:val="24"/>
          <w:szCs w:val="24"/>
        </w:rPr>
        <w:commentReference w:id="46"/>
      </w:r>
      <w:r>
        <w:t xml:space="preserve">time can be treated as discrete when defined by </w:t>
      </w:r>
      <w:commentRangeStart w:id="47"/>
      <w:commentRangeStart w:id="48"/>
      <w:r>
        <w:t>visits (12 scheduled visits), or as continuous when defined by age in weeks after birth (36 unique weeks)</w:t>
      </w:r>
      <w:commentRangeEnd w:id="47"/>
      <w:r w:rsidR="009050C5">
        <w:rPr>
          <w:rStyle w:val="CommentReference"/>
          <w:sz w:val="24"/>
          <w:szCs w:val="24"/>
        </w:rPr>
        <w:commentReference w:id="47"/>
      </w:r>
      <w:commentRangeEnd w:id="48"/>
      <w:r w:rsidR="00E27F87">
        <w:rPr>
          <w:rStyle w:val="CommentReference"/>
          <w:sz w:val="24"/>
          <w:szCs w:val="24"/>
        </w:rPr>
        <w:commentReference w:id="48"/>
      </w:r>
      <w:r>
        <w:t xml:space="preserve">. Figure </w:t>
      </w:r>
      <w:del w:id="49" w:author="Jin, Ying (NIH/NIEHS) [F]" w:date="2026-04-29T10:36:00Z" w16du:dateUtc="2026-04-29T14:36:00Z">
        <w:r w:rsidDel="000603C0">
          <w:delText xml:space="preserve"> </w:delText>
        </w:r>
      </w:del>
      <w:r>
        <w:t xml:space="preserve">shows both scenarios for the variable anogenital anterior measure. Both the sample median in (a) and average trajectory in (b) showed a steady increasing trend over time. With discrete time, the boxplots in (a) revealed sample distribution at each visit. With continuous time, figure (b) reveals the variability in individual development over time. </w:t>
      </w:r>
      <w:commentRangeStart w:id="50"/>
      <w:commentRangeStart w:id="51"/>
      <w:commentRangeStart w:id="52"/>
      <w:r>
        <w:t xml:space="preserve">The figure of missing patter </w:t>
      </w:r>
      <w:commentRangeEnd w:id="50"/>
      <w:r w:rsidR="009050C5">
        <w:rPr>
          <w:rStyle w:val="CommentReference"/>
          <w:sz w:val="24"/>
          <w:szCs w:val="24"/>
        </w:rPr>
        <w:commentReference w:id="50"/>
      </w:r>
      <w:commentRangeEnd w:id="51"/>
      <w:r w:rsidR="00207D3F">
        <w:rPr>
          <w:rStyle w:val="CommentReference"/>
          <w:sz w:val="24"/>
          <w:szCs w:val="24"/>
        </w:rPr>
        <w:commentReference w:id="51"/>
      </w:r>
      <w:commentRangeEnd w:id="52"/>
      <w:r w:rsidR="00A0017D">
        <w:rPr>
          <w:rStyle w:val="CommentReference"/>
          <w:sz w:val="24"/>
          <w:szCs w:val="24"/>
        </w:rPr>
        <w:commentReference w:id="52"/>
      </w:r>
      <w:r>
        <w:t>did not change with the choice of continuous or discrete time because it visualizes missing pattern in the perspective of individual. Each individual is represented by a horizontal line where missing time points are highlighted black. The bottom table, on the hand, summarizes missing by time point, calculating the proportion of missing at each measurement time during follow-up. From Figure , we can see that anogeniatal anterior is generally consistently measured with few missing. However, more than half of the sample (53%) was absent at week 6, which is concerningly high.</w:t>
      </w:r>
    </w:p>
    <w:bookmarkEnd w:id="45"/>
    <w:p w14:paraId="3164E7E8" w14:textId="77777777" w:rsidR="00AC3865" w:rsidRDefault="00000000">
      <w:pPr>
        <w:pStyle w:val="BodyText"/>
      </w:pPr>
      <w:r>
        <w:rPr>
          <w:noProof/>
        </w:rPr>
        <w:lastRenderedPageBreak/>
        <w:drawing>
          <wp:inline distT="0" distB="0" distL="0" distR="0" wp14:anchorId="10AFE98F" wp14:editId="479FC35A">
            <wp:extent cx="5334000" cy="8337294"/>
            <wp:effectExtent l="0" t="0" r="0" b="0"/>
            <wp:docPr id="38" name="Picture" descr="Figure 2.4: 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39" name="Picture" descr="../Manuscripts/Appshots/tab2.1.1.png"/>
                    <pic:cNvPicPr>
                      <a:picLocks noChangeAspect="1" noChangeArrowheads="1"/>
                    </pic:cNvPicPr>
                  </pic:nvPicPr>
                  <pic:blipFill>
                    <a:blip r:embed="rId12"/>
                    <a:stretch>
                      <a:fillRect/>
                    </a:stretch>
                  </pic:blipFill>
                  <pic:spPr bwMode="auto">
                    <a:xfrm>
                      <a:off x="0" y="0"/>
                      <a:ext cx="5334000" cy="8337294"/>
                    </a:xfrm>
                    <a:prstGeom prst="rect">
                      <a:avLst/>
                    </a:prstGeom>
                    <a:noFill/>
                    <a:ln w="9525">
                      <a:noFill/>
                      <a:headEnd/>
                      <a:tailEnd/>
                    </a:ln>
                  </pic:spPr>
                </pic:pic>
              </a:graphicData>
            </a:graphic>
          </wp:inline>
        </w:drawing>
      </w:r>
      <w:r>
        <w:rPr>
          <w:noProof/>
        </w:rPr>
        <w:lastRenderedPageBreak/>
        <w:drawing>
          <wp:inline distT="0" distB="0" distL="0" distR="0" wp14:anchorId="57163A92" wp14:editId="0AD1DBF1">
            <wp:extent cx="5334000" cy="8337294"/>
            <wp:effectExtent l="0" t="0" r="0" b="0"/>
            <wp:docPr id="41" name="Picture" descr="(#fig:fig-tab2-sub1)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42" name="Picture" descr="../Manuscripts/Appshots/tab2.1.2.png"/>
                    <pic:cNvPicPr>
                      <a:picLocks noChangeAspect="1" noChangeArrowheads="1"/>
                    </pic:cNvPicPr>
                  </pic:nvPicPr>
                  <pic:blipFill>
                    <a:blip r:embed="rId13"/>
                    <a:stretch>
                      <a:fillRect/>
                    </a:stretch>
                  </pic:blipFill>
                  <pic:spPr bwMode="auto">
                    <a:xfrm>
                      <a:off x="0" y="0"/>
                      <a:ext cx="5334000" cy="8337294"/>
                    </a:xfrm>
                    <a:prstGeom prst="rect">
                      <a:avLst/>
                    </a:prstGeom>
                    <a:noFill/>
                    <a:ln w="9525">
                      <a:noFill/>
                      <a:headEnd/>
                      <a:tailEnd/>
                    </a:ln>
                  </pic:spPr>
                </pic:pic>
              </a:graphicData>
            </a:graphic>
          </wp:inline>
        </w:drawing>
      </w:r>
    </w:p>
    <w:p w14:paraId="0721818E" w14:textId="77777777" w:rsidR="00AC3865" w:rsidRDefault="00000000">
      <w:pPr>
        <w:pStyle w:val="Heading4"/>
      </w:pPr>
      <w:bookmarkStart w:id="53" w:name="bivariate-analysis"/>
      <w:bookmarkEnd w:id="27"/>
      <w:r>
        <w:rPr>
          <w:rStyle w:val="SectionNumber"/>
        </w:rPr>
        <w:lastRenderedPageBreak/>
        <w:t>2.2.2.2</w:t>
      </w:r>
      <w:r>
        <w:tab/>
        <w:t>Bivariate analysis</w:t>
      </w:r>
    </w:p>
    <w:p w14:paraId="2B73E8FF" w14:textId="63A453C9" w:rsidR="00AC3865" w:rsidRDefault="00000000">
      <w:pPr>
        <w:pStyle w:val="FirstParagraph"/>
      </w:pPr>
      <w:bookmarkStart w:id="54" w:name="OLE_LINK15"/>
      <w:r>
        <w:t xml:space="preserve">The second subtab examines the bivariate distribution for a pair of variables. Users can choose two variables and their preferred correlation measure (Pearson or Spearman). A plot </w:t>
      </w:r>
      <w:del w:id="55" w:author="Zhao, Shanshan (NIH/NIEHS) [E]" w:date="2026-04-27T11:03:00Z" w16du:dateUtc="2026-04-27T15:03:00Z">
        <w:r w:rsidDel="006C6731">
          <w:delText xml:space="preserve">of correlation trend </w:delText>
        </w:r>
      </w:del>
      <w:r>
        <w:t xml:space="preserve">is then generated in the output panel </w:t>
      </w:r>
      <w:r w:rsidR="006C6731">
        <w:t xml:space="preserve">to show </w:t>
      </w:r>
      <w:r>
        <w:t xml:space="preserve">the empirical correlation value at each time point, with size and color hue of each circle indicating the precentage of complete pairs used for calculating the correlation. This information is important in practice, because missing data is a frequent issue in real-world data analysis and causes unreliable correlation measure. </w:t>
      </w:r>
      <w:r w:rsidR="005D23FA">
        <w:t xml:space="preserve">For example, </w:t>
      </w:r>
      <w:del w:id="56" w:author="Zhao, Shanshan (NIH/NIEHS) [E]" w:date="2026-04-27T11:04:00Z" w16du:dateUtc="2026-04-27T15:04:00Z">
        <w:r w:rsidDel="005D23FA">
          <w:delText xml:space="preserve">week 28 when </w:delText>
        </w:r>
      </w:del>
      <w:r>
        <w:t xml:space="preserve">only two participants had </w:t>
      </w:r>
      <w:del w:id="57" w:author="Zhao, Shanshan (NIH/NIEHS) [E]" w:date="2026-04-27T12:32:00Z" w16du:dateUtc="2026-04-27T16:32:00Z">
        <w:r w:rsidDel="00207B22">
          <w:delText xml:space="preserve">recorded </w:delText>
        </w:r>
      </w:del>
      <w:r>
        <w:t xml:space="preserve">ovary and </w:t>
      </w:r>
      <w:r w:rsidR="006C6731">
        <w:t xml:space="preserve">bud </w:t>
      </w:r>
      <w:r>
        <w:t>bead volume</w:t>
      </w:r>
      <w:r w:rsidR="00207B22">
        <w:t xml:space="preserve">s recorded </w:t>
      </w:r>
      <w:r w:rsidR="005D23FA">
        <w:t>at Week 28</w:t>
      </w:r>
      <w:r>
        <w:t xml:space="preserve">. Their correlation then will be 1 or -1, which clearly is not informative. This can happen due to study design. For example, in the IFED study, participants who did not show up for their scheduled visit may have make-up visit at later times. It can also be caused by hardward issue or limit of detection when participants are present. It can also caused by the choice of time variable. If </w:t>
      </w:r>
      <w:r w:rsidR="00207B22">
        <w:t xml:space="preserve">we use continuous </w:t>
      </w:r>
      <w:r>
        <w:t xml:space="preserve">age </w:t>
      </w:r>
      <w:del w:id="58" w:author="Zhao, Shanshan (NIH/NIEHS) [E]" w:date="2026-04-27T12:34:00Z" w16du:dateUtc="2026-04-27T16:34:00Z">
        <w:r w:rsidDel="00207B22">
          <w:delText xml:space="preserve">is considered </w:delText>
        </w:r>
      </w:del>
      <w:r>
        <w:t xml:space="preserve">as time in IFED data, </w:t>
      </w:r>
      <w:del w:id="59" w:author="Zhao, Shanshan (NIH/NIEHS) [E]" w:date="2026-04-27T12:34:00Z" w16du:dateUtc="2026-04-27T16:34:00Z">
        <w:r w:rsidDel="00207B22">
          <w:delText xml:space="preserve">then </w:delText>
        </w:r>
      </w:del>
      <w:r>
        <w:t xml:space="preserve">the </w:t>
      </w:r>
      <w:ins w:id="60" w:author="Jin, Ying (NIH/NIEHS) [F]" w:date="2026-04-29T11:00:00Z" w16du:dateUtc="2026-04-29T15:00:00Z">
        <w:r w:rsidR="001D78CE">
          <w:t>1632</w:t>
        </w:r>
      </w:ins>
      <w:del w:id="61" w:author="Jin, Ying (NIH/NIEHS) [F]" w:date="2026-04-29T11:00:00Z" w16du:dateUtc="2026-04-29T15:00:00Z">
        <w:r w:rsidR="00207B22" w:rsidDel="001D78CE">
          <w:delText>xxx</w:delText>
        </w:r>
      </w:del>
      <w:r w:rsidR="00207B22">
        <w:t xml:space="preserve"> observations from </w:t>
      </w:r>
      <w:r>
        <w:t xml:space="preserve">136 participants would be spread over 278 days, making sample size at each time point very small. The empirical correlation therefore frequently hits extreme values, as illustrated in </w:t>
      </w:r>
      <w:commentRangeStart w:id="62"/>
      <w:commentRangeStart w:id="63"/>
      <w:commentRangeStart w:id="64"/>
      <w:commentRangeStart w:id="65"/>
      <w:r>
        <w:t>Figure b</w:t>
      </w:r>
      <w:commentRangeEnd w:id="62"/>
      <w:r w:rsidR="00207B22">
        <w:rPr>
          <w:rStyle w:val="CommentReference"/>
          <w:sz w:val="24"/>
          <w:szCs w:val="24"/>
        </w:rPr>
        <w:commentReference w:id="62"/>
      </w:r>
      <w:commentRangeEnd w:id="63"/>
      <w:r w:rsidR="00856FE4">
        <w:rPr>
          <w:rStyle w:val="CommentReference"/>
          <w:sz w:val="24"/>
          <w:szCs w:val="24"/>
        </w:rPr>
        <w:commentReference w:id="63"/>
      </w:r>
      <w:commentRangeEnd w:id="64"/>
      <w:r w:rsidR="00DC51FF">
        <w:rPr>
          <w:rStyle w:val="CommentReference"/>
          <w:sz w:val="24"/>
          <w:szCs w:val="24"/>
        </w:rPr>
        <w:commentReference w:id="64"/>
      </w:r>
      <w:commentRangeEnd w:id="65"/>
      <w:r w:rsidR="007E385E">
        <w:rPr>
          <w:rStyle w:val="CommentReference"/>
          <w:sz w:val="24"/>
          <w:szCs w:val="24"/>
        </w:rPr>
        <w:commentReference w:id="65"/>
      </w:r>
      <w:r>
        <w:t>.</w:t>
      </w:r>
    </w:p>
    <w:bookmarkEnd w:id="54"/>
    <w:p w14:paraId="18BE5242" w14:textId="77777777" w:rsidR="00AC3865" w:rsidRDefault="00000000">
      <w:pPr>
        <w:pStyle w:val="BodyText"/>
      </w:pPr>
      <w:r>
        <w:rPr>
          <w:noProof/>
        </w:rPr>
        <w:lastRenderedPageBreak/>
        <w:drawing>
          <wp:inline distT="0" distB="0" distL="0" distR="0" wp14:anchorId="2FEF6B6B" wp14:editId="0EF8AA90">
            <wp:extent cx="5334000" cy="5248113"/>
            <wp:effectExtent l="0" t="0" r="0" b="0"/>
            <wp:docPr id="45" name="Picture" descr="Figure 2.6: 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6" name="Picture" descr="../Manuscripts/Appshots/tab2.2.1.png"/>
                    <pic:cNvPicPr>
                      <a:picLocks noChangeAspect="1" noChangeArrowheads="1"/>
                    </pic:cNvPicPr>
                  </pic:nvPicPr>
                  <pic:blipFill>
                    <a:blip r:embed="rId14"/>
                    <a:stretch>
                      <a:fillRect/>
                    </a:stretch>
                  </pic:blipFill>
                  <pic:spPr bwMode="auto">
                    <a:xfrm>
                      <a:off x="0" y="0"/>
                      <a:ext cx="5334000" cy="5248113"/>
                    </a:xfrm>
                    <a:prstGeom prst="rect">
                      <a:avLst/>
                    </a:prstGeom>
                    <a:noFill/>
                    <a:ln w="9525">
                      <a:noFill/>
                      <a:headEnd/>
                      <a:tailEnd/>
                    </a:ln>
                  </pic:spPr>
                </pic:pic>
              </a:graphicData>
            </a:graphic>
          </wp:inline>
        </w:drawing>
      </w:r>
      <w:r>
        <w:rPr>
          <w:noProof/>
        </w:rPr>
        <w:lastRenderedPageBreak/>
        <w:drawing>
          <wp:inline distT="0" distB="0" distL="0" distR="0" wp14:anchorId="74B3FCBF" wp14:editId="37F4328F">
            <wp:extent cx="5334000" cy="5248113"/>
            <wp:effectExtent l="0" t="0" r="0" b="0"/>
            <wp:docPr id="48" name="Picture" descr="(#fig:fig-tab2-sub2)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9" name="Picture" descr="../Manuscripts/Appshots/tab2.2.2.png"/>
                    <pic:cNvPicPr>
                      <a:picLocks noChangeAspect="1" noChangeArrowheads="1"/>
                    </pic:cNvPicPr>
                  </pic:nvPicPr>
                  <pic:blipFill>
                    <a:blip r:embed="rId15"/>
                    <a:stretch>
                      <a:fillRect/>
                    </a:stretch>
                  </pic:blipFill>
                  <pic:spPr bwMode="auto">
                    <a:xfrm>
                      <a:off x="0" y="0"/>
                      <a:ext cx="5334000" cy="5248113"/>
                    </a:xfrm>
                    <a:prstGeom prst="rect">
                      <a:avLst/>
                    </a:prstGeom>
                    <a:noFill/>
                    <a:ln w="9525">
                      <a:noFill/>
                      <a:headEnd/>
                      <a:tailEnd/>
                    </a:ln>
                  </pic:spPr>
                </pic:pic>
              </a:graphicData>
            </a:graphic>
          </wp:inline>
        </w:drawing>
      </w:r>
    </w:p>
    <w:p w14:paraId="58667CBA" w14:textId="71409B9B" w:rsidR="00AC3865" w:rsidRDefault="00922AA0">
      <w:pPr>
        <w:pStyle w:val="BodyText"/>
      </w:pPr>
      <w:bookmarkStart w:id="66" w:name="OLE_LINK16"/>
      <w:r>
        <w:t xml:space="preserve">We further allow </w:t>
      </w:r>
      <w:del w:id="67" w:author="Zhao, Shanshan (NIH/NIEHS) [E]" w:date="2026-04-27T12:48:00Z" w16du:dateUtc="2026-04-27T16:48:00Z">
        <w:r w:rsidDel="00922AA0">
          <w:delText xml:space="preserve">The correlation grpah allows </w:delText>
        </w:r>
      </w:del>
      <w:r>
        <w:t>users to adjust the vertical axis range of the correlation plot</w:t>
      </w:r>
      <w:del w:id="68" w:author="Zhao, Shanshan (NIH/NIEHS) [E]" w:date="2026-04-27T12:48:00Z" w16du:dateUtc="2026-04-27T16:48:00Z">
        <w:r w:rsidDel="00922AA0">
          <w:delText xml:space="preserve"> to data</w:delText>
        </w:r>
      </w:del>
      <w:r>
        <w:t>. A fixed axis range between -1 and</w:t>
      </w:r>
      <w:del w:id="69" w:author="Zhao, Shanshan (NIH/NIEHS) [E]" w:date="2026-04-27T12:48:00Z" w16du:dateUtc="2026-04-27T16:48:00Z">
        <w:r w:rsidDel="00922AA0">
          <w:delText>,</w:delText>
        </w:r>
      </w:del>
      <w:r>
        <w:t xml:space="preserve"> 1 give users a better idea of the absolute magnitude of correlation, while a scaled one highlights relative change. In addition, distribution and/or trajectories of the two variables are displayed together </w:t>
      </w:r>
      <w:ins w:id="70" w:author="Jin, Ying (NIH/NIEHS) [F]" w:date="2026-04-29T11:01:00Z" w16du:dateUtc="2026-04-29T15:01:00Z">
        <w:r w:rsidR="00C16D5D">
          <w:t>above</w:t>
        </w:r>
      </w:ins>
      <w:commentRangeStart w:id="71"/>
      <w:del w:id="72" w:author="Jin, Ying (NIH/NIEHS) [F]" w:date="2026-04-29T11:01:00Z" w16du:dateUtc="2026-04-29T15:01:00Z">
        <w:r w:rsidDel="00C16D5D">
          <w:delText>below</w:delText>
        </w:r>
        <w:commentRangeEnd w:id="71"/>
        <w:r w:rsidR="004258CD" w:rsidDel="00C16D5D">
          <w:rPr>
            <w:rStyle w:val="CommentReference"/>
            <w:sz w:val="24"/>
            <w:szCs w:val="24"/>
          </w:rPr>
          <w:commentReference w:id="71"/>
        </w:r>
      </w:del>
      <w:r>
        <w:t xml:space="preserve"> the correlation graph for comparison and reference. The visualization scheme is similar to the previous tab, except now two variables are displayed in one graph for comparison purpose.</w:t>
      </w:r>
    </w:p>
    <w:p w14:paraId="6ECBC1BC" w14:textId="77777777" w:rsidR="00AC3865" w:rsidRDefault="00000000">
      <w:pPr>
        <w:pStyle w:val="Heading4"/>
      </w:pPr>
      <w:bookmarkStart w:id="73" w:name="multivariate"/>
      <w:bookmarkEnd w:id="53"/>
      <w:bookmarkEnd w:id="66"/>
      <w:r>
        <w:rPr>
          <w:rStyle w:val="SectionNumber"/>
        </w:rPr>
        <w:t>2.2.2.3</w:t>
      </w:r>
      <w:r>
        <w:tab/>
        <w:t>Multivariate</w:t>
      </w:r>
    </w:p>
    <w:p w14:paraId="19D44528" w14:textId="40F315BE" w:rsidR="00AC3865" w:rsidRDefault="00000000">
      <w:pPr>
        <w:pStyle w:val="FirstParagraph"/>
      </w:pPr>
      <w:bookmarkStart w:id="74" w:name="OLE_LINK17"/>
      <w:del w:id="75" w:author="Zhao, Shanshan (NIH/NIEHS) [E]" w:date="2026-04-27T13:22:00Z" w16du:dateUtc="2026-04-27T17:22:00Z">
        <w:r w:rsidDel="00AD3D98">
          <w:delText>Tab 3</w:delText>
        </w:r>
      </w:del>
      <w:r w:rsidR="00AD3D98">
        <w:t>The third subtab</w:t>
      </w:r>
      <w:r>
        <w:t xml:space="preserve"> display</w:t>
      </w:r>
      <w:r w:rsidR="00AD3D98">
        <w:t>s</w:t>
      </w:r>
      <w:r>
        <w:t xml:space="preserve"> the empirical correlation </w:t>
      </w:r>
      <w:r w:rsidR="00AD3D98">
        <w:t>heatmap at a pre-specified time for</w:t>
      </w:r>
      <w:r w:rsidR="00DA70B0">
        <w:t xml:space="preserve"> multiple </w:t>
      </w:r>
      <w:r w:rsidR="00AD3D98">
        <w:t xml:space="preserve">selected </w:t>
      </w:r>
      <w:r w:rsidR="00DA70B0">
        <w:t>variables</w:t>
      </w:r>
      <w:r w:rsidR="00AD3D98">
        <w:t xml:space="preserve"> specified in the input panel</w:t>
      </w:r>
      <w:del w:id="76" w:author="Zhao, Shanshan (NIH/NIEHS) [E]" w:date="2026-04-27T13:23:00Z" w16du:dateUtc="2026-04-27T17:23:00Z">
        <w:r w:rsidDel="00AD3D98">
          <w:delText>in a heatmap</w:delText>
        </w:r>
      </w:del>
      <w:r>
        <w:t xml:space="preserve">, </w:t>
      </w:r>
      <w:r w:rsidR="00AD3D98">
        <w:t xml:space="preserve">with </w:t>
      </w:r>
      <w:r>
        <w:t xml:space="preserve">different colors for direction and hue for magnitude (Figure ). User can scroll over the time axis on the input panel to </w:t>
      </w:r>
      <w:del w:id="77" w:author="Zhao, Shanshan (NIH/NIEHS) [E]" w:date="2026-04-27T13:21:00Z" w16du:dateUtc="2026-04-27T17:21:00Z">
        <w:r w:rsidDel="00DA70B0">
          <w:delText xml:space="preserve">examine correlation </w:delText>
        </w:r>
      </w:del>
      <w:r>
        <w:t xml:space="preserve">change </w:t>
      </w:r>
      <w:del w:id="78" w:author="Zhao, Shanshan (NIH/NIEHS) [E]" w:date="2026-04-27T13:21:00Z" w16du:dateUtc="2026-04-27T17:21:00Z">
        <w:r w:rsidDel="00DA70B0">
          <w:delText xml:space="preserve">over </w:delText>
        </w:r>
      </w:del>
      <w:r>
        <w:t xml:space="preserve">time. If a correlation </w:t>
      </w:r>
      <w:r w:rsidR="00DA70B0">
        <w:t xml:space="preserve">at this specific time point </w:t>
      </w:r>
      <w:r>
        <w:t xml:space="preserve">cannot be computed, the corresponding square will be marked gray. </w:t>
      </w:r>
      <w:del w:id="79" w:author="Zhao, Shanshan (NIH/NIEHS) [E]" w:date="2026-04-27T13:21:00Z" w16du:dateUtc="2026-04-27T17:21:00Z">
        <w:r w:rsidDel="00AD3D98">
          <w:delText>Users can also choose the a subset of the variables if they wish.</w:delText>
        </w:r>
      </w:del>
    </w:p>
    <w:bookmarkEnd w:id="74"/>
    <w:p w14:paraId="7F6DCCBE" w14:textId="77777777" w:rsidR="00AC3865" w:rsidRDefault="00000000">
      <w:pPr>
        <w:pStyle w:val="CaptionedFigure"/>
      </w:pPr>
      <w:r>
        <w:rPr>
          <w:noProof/>
        </w:rPr>
        <w:lastRenderedPageBreak/>
        <w:drawing>
          <wp:inline distT="0" distB="0" distL="0" distR="0" wp14:anchorId="2E446580" wp14:editId="10F6B944">
            <wp:extent cx="4267200" cy="3189551"/>
            <wp:effectExtent l="0" t="0" r="0" b="0"/>
            <wp:docPr id="52" name="Picture" descr="Figure 2.8: Descriptives of the correlation structure of the entire dataset"/>
            <wp:cNvGraphicFramePr/>
            <a:graphic xmlns:a="http://schemas.openxmlformats.org/drawingml/2006/main">
              <a:graphicData uri="http://schemas.openxmlformats.org/drawingml/2006/picture">
                <pic:pic xmlns:pic="http://schemas.openxmlformats.org/drawingml/2006/picture">
                  <pic:nvPicPr>
                    <pic:cNvPr id="53" name="Picture" descr="../Manuscripts/AppShots/tab2.3.png"/>
                    <pic:cNvPicPr>
                      <a:picLocks noChangeAspect="1" noChangeArrowheads="1"/>
                    </pic:cNvPicPr>
                  </pic:nvPicPr>
                  <pic:blipFill>
                    <a:blip r:embed="rId16"/>
                    <a:stretch>
                      <a:fillRect/>
                    </a:stretch>
                  </pic:blipFill>
                  <pic:spPr bwMode="auto">
                    <a:xfrm>
                      <a:off x="0" y="0"/>
                      <a:ext cx="4267200" cy="3189551"/>
                    </a:xfrm>
                    <a:prstGeom prst="rect">
                      <a:avLst/>
                    </a:prstGeom>
                    <a:noFill/>
                    <a:ln w="9525">
                      <a:noFill/>
                      <a:headEnd/>
                      <a:tailEnd/>
                    </a:ln>
                  </pic:spPr>
                </pic:pic>
              </a:graphicData>
            </a:graphic>
          </wp:inline>
        </w:drawing>
      </w:r>
    </w:p>
    <w:p w14:paraId="3254A496" w14:textId="77777777" w:rsidR="00AC3865" w:rsidRDefault="00000000">
      <w:pPr>
        <w:pStyle w:val="ImageCaption"/>
      </w:pPr>
      <w:bookmarkStart w:id="80" w:name="fig:fig-tab2-sub3"/>
      <w:bookmarkEnd w:id="80"/>
      <w:r>
        <w:t>Figure 2.8: Descriptives of the correlation structure of the entire dataset</w:t>
      </w:r>
    </w:p>
    <w:p w14:paraId="743AE93A" w14:textId="77777777" w:rsidR="00AC3865" w:rsidRDefault="00000000">
      <w:pPr>
        <w:pStyle w:val="Heading3"/>
      </w:pPr>
      <w:bookmarkStart w:id="81" w:name="temporal-visualization"/>
      <w:bookmarkEnd w:id="25"/>
      <w:bookmarkEnd w:id="73"/>
      <w:r>
        <w:rPr>
          <w:rStyle w:val="SectionNumber"/>
        </w:rPr>
        <w:t>2.2.3</w:t>
      </w:r>
      <w:r>
        <w:tab/>
        <w:t>Temporal visualization</w:t>
      </w:r>
    </w:p>
    <w:p w14:paraId="7EED995D" w14:textId="6CE51558" w:rsidR="00BE1BC4" w:rsidRDefault="00000000" w:rsidP="00BE1BC4">
      <w:pPr>
        <w:pStyle w:val="FirstParagraph"/>
        <w:rPr>
          <w:ins w:id="82" w:author="Jin, Ying (NIH/NIEHS) [F]" w:date="2026-04-29T11:15:00Z" w16du:dateUtc="2026-04-29T15:15:00Z"/>
        </w:rPr>
      </w:pPr>
      <w:bookmarkStart w:id="83" w:name="OLE_LINK18"/>
      <w:r>
        <w:t xml:space="preserve">This tab hosts the core functionality of the mlEDA app - a dynamic network graph of </w:t>
      </w:r>
      <w:del w:id="84" w:author="Zhao, Shanshan (NIH/NIEHS) [E]" w:date="2026-04-27T13:36:00Z" w16du:dateUtc="2026-04-27T17:36:00Z">
        <w:r w:rsidDel="001D2B41">
          <w:delText xml:space="preserve">multivariate </w:delText>
        </w:r>
      </w:del>
      <w:r>
        <w:t xml:space="preserve">correlation </w:t>
      </w:r>
      <w:r w:rsidR="001D2B41">
        <w:t>structure between multivariate longitudinal variables</w:t>
      </w:r>
      <w:r>
        <w:t>. We proposed this novel visualization scheme to offer a comprehensive</w:t>
      </w:r>
      <w:del w:id="85" w:author="Zhao, Shanshan (NIH/NIEHS) [E]" w:date="2026-04-27T13:39:00Z" w16du:dateUtc="2026-04-27T17:39:00Z">
        <w:r w:rsidDel="00BC504A">
          <w:delText>, concise</w:delText>
        </w:r>
      </w:del>
      <w:r>
        <w:t xml:space="preserve"> and interpretable representation of the </w:t>
      </w:r>
      <w:del w:id="86" w:author="Zhao, Shanshan (NIH/NIEHS) [E]" w:date="2026-04-27T13:39:00Z" w16du:dateUtc="2026-04-27T17:39:00Z">
        <w:r w:rsidDel="00BC504A">
          <w:delText xml:space="preserve">complicated and </w:delText>
        </w:r>
      </w:del>
      <w:r>
        <w:t xml:space="preserve">evolving relationship between multiple </w:t>
      </w:r>
      <w:r w:rsidR="00BC504A">
        <w:t>longitudinal variables</w:t>
      </w:r>
      <w:r>
        <w:t>.</w:t>
      </w:r>
      <w:ins w:id="87" w:author="Jin, Ying (NIH/NIEHS) [F]" w:date="2026-04-29T11:14:00Z" w16du:dateUtc="2026-04-29T15:14:00Z">
        <w:r w:rsidR="00BE1BC4">
          <w:t xml:space="preserve"> It requires both </w:t>
        </w:r>
      </w:ins>
      <w:del w:id="88" w:author="Jin, Ying (NIH/NIEHS) [F]" w:date="2026-04-29T11:14:00Z" w16du:dateUtc="2026-04-29T15:14:00Z">
        <w:r w:rsidDel="00BE1BC4">
          <w:delText xml:space="preserve"> </w:delText>
        </w:r>
      </w:del>
      <w:ins w:id="89" w:author="Jin, Ying (NIH/NIEHS) [F]" w:date="2026-04-29T11:14:00Z" w16du:dateUtc="2026-04-29T15:14:00Z">
        <w:r w:rsidR="00BE1BC4">
          <w:t xml:space="preserve">visually stable evolution and accurate reflection of high-dimensional correlation structure. To achive these purposes, we </w:t>
        </w:r>
      </w:ins>
      <w:ins w:id="90" w:author="Jin, Ying (NIH/NIEHS) [F]" w:date="2026-04-29T11:15:00Z" w16du:dateUtc="2026-04-29T15:15:00Z">
        <w:r w:rsidR="00BE1BC4">
          <w:t>applied the Multidimensional Scaling (MDS) algorithm with dynamic extensions. The following Section will explain these methods in detail. Here we focus on the explaining the visualization scheme.</w:t>
        </w:r>
      </w:ins>
    </w:p>
    <w:p w14:paraId="13125500" w14:textId="1181836D" w:rsidR="00AC3865" w:rsidRPr="00BE1BC4" w:rsidRDefault="00000000">
      <w:pPr>
        <w:pStyle w:val="FirstParagraph"/>
        <w:rPr>
          <w:strike/>
          <w:rPrChange w:id="91" w:author="Jin, Ying (NIH/NIEHS) [F]" w:date="2026-04-29T11:15:00Z" w16du:dateUtc="2026-04-29T15:15:00Z">
            <w:rPr/>
          </w:rPrChange>
        </w:rPr>
      </w:pPr>
      <w:bookmarkStart w:id="92" w:name="OLE_LINK19"/>
      <w:bookmarkEnd w:id="83"/>
      <w:r>
        <w:t xml:space="preserve">In this figure, </w:t>
      </w:r>
      <w:r w:rsidR="00DE3B3D">
        <w:t xml:space="preserve">at each time point, </w:t>
      </w:r>
      <w:r>
        <w:t xml:space="preserve">each variable is represented by a vertex on a 2D surface. The layout of nodes reflects the relationship between multiple variables. Strongly associated variables are positioned closer to each other while weakly associated variables are positioned further away. For example, in Figure , the two anogenital measures are very close to each other, indicating very strong correlation between them, which is consistent with intuition considering they measure the same subject from different aspects. Users can examine the temporal change of correlation by scrolling over the time bar on the input panel. As time changes, the graph layout adjusts in a visually stable way using minimal movement of nodes to adapt to the change of data structure over time. </w:t>
      </w:r>
      <w:bookmarkEnd w:id="92"/>
      <w:commentRangeStart w:id="93"/>
      <w:r w:rsidRPr="00BE1BC4">
        <w:rPr>
          <w:strike/>
          <w:rPrChange w:id="94" w:author="Jin, Ying (NIH/NIEHS) [F]" w:date="2026-04-29T11:15:00Z" w16du:dateUtc="2026-04-29T15:15:00Z">
            <w:rPr/>
          </w:rPrChange>
        </w:rPr>
        <w:t>To achieve visually stable evolution that can correctly reflect high-dimensional correlation structure, the graph is generated with the Multidimensional Scaling (MDS) algorithms with dynami</w:t>
      </w:r>
      <w:r>
        <w:t xml:space="preserve">c </w:t>
      </w:r>
      <w:r w:rsidRPr="00BE1BC4">
        <w:rPr>
          <w:strike/>
          <w:rPrChange w:id="95" w:author="Jin, Ying (NIH/NIEHS) [F]" w:date="2026-04-29T11:15:00Z" w16du:dateUtc="2026-04-29T15:15:00Z">
            <w:rPr/>
          </w:rPrChange>
        </w:rPr>
        <w:t xml:space="preserve">extensions. </w:t>
      </w:r>
      <w:commentRangeEnd w:id="93"/>
      <w:r w:rsidR="00DE3B3D" w:rsidRPr="00BE1BC4">
        <w:rPr>
          <w:rStyle w:val="CommentReference"/>
          <w:strike/>
          <w:sz w:val="24"/>
          <w:szCs w:val="24"/>
          <w:rPrChange w:id="96" w:author="Jin, Ying (NIH/NIEHS) [F]" w:date="2026-04-29T11:15:00Z" w16du:dateUtc="2026-04-29T15:15:00Z">
            <w:rPr>
              <w:rStyle w:val="CommentReference"/>
              <w:sz w:val="24"/>
              <w:szCs w:val="24"/>
            </w:rPr>
          </w:rPrChange>
        </w:rPr>
        <w:commentReference w:id="93"/>
      </w:r>
      <w:r w:rsidRPr="00BE1BC4">
        <w:rPr>
          <w:strike/>
          <w:rPrChange w:id="97" w:author="Jin, Ying (NIH/NIEHS) [F]" w:date="2026-04-29T11:15:00Z" w16du:dateUtc="2026-04-29T15:15:00Z">
            <w:rPr/>
          </w:rPrChange>
        </w:rPr>
        <w:t>The following Section  will explain these methods in detail. Here we focus on the explaining the visualization scheme.</w:t>
      </w:r>
    </w:p>
    <w:p w14:paraId="4153AF4D" w14:textId="77777777" w:rsidR="00AC3865" w:rsidRDefault="00000000">
      <w:pPr>
        <w:pStyle w:val="CaptionedFigure"/>
      </w:pPr>
      <w:r>
        <w:rPr>
          <w:noProof/>
        </w:rPr>
        <w:lastRenderedPageBreak/>
        <w:drawing>
          <wp:inline distT="0" distB="0" distL="0" distR="0" wp14:anchorId="642E3068" wp14:editId="5B03E34A">
            <wp:extent cx="5334000" cy="6825622"/>
            <wp:effectExtent l="0" t="0" r="0" b="0"/>
            <wp:docPr id="58" name="Picture" descr="Figure 2.9: Dynamic network plot of variable association."/>
            <wp:cNvGraphicFramePr/>
            <a:graphic xmlns:a="http://schemas.openxmlformats.org/drawingml/2006/main">
              <a:graphicData uri="http://schemas.openxmlformats.org/drawingml/2006/picture">
                <pic:pic xmlns:pic="http://schemas.openxmlformats.org/drawingml/2006/picture">
                  <pic:nvPicPr>
                    <pic:cNvPr id="59" name="Picture" descr="../Manuscripts/Appshots/tab3.png"/>
                    <pic:cNvPicPr>
                      <a:picLocks noChangeAspect="1" noChangeArrowheads="1"/>
                    </pic:cNvPicPr>
                  </pic:nvPicPr>
                  <pic:blipFill>
                    <a:blip r:embed="rId17"/>
                    <a:stretch>
                      <a:fillRect/>
                    </a:stretch>
                  </pic:blipFill>
                  <pic:spPr bwMode="auto">
                    <a:xfrm>
                      <a:off x="0" y="0"/>
                      <a:ext cx="5334000" cy="6825622"/>
                    </a:xfrm>
                    <a:prstGeom prst="rect">
                      <a:avLst/>
                    </a:prstGeom>
                    <a:noFill/>
                    <a:ln w="9525">
                      <a:noFill/>
                      <a:headEnd/>
                      <a:tailEnd/>
                    </a:ln>
                  </pic:spPr>
                </pic:pic>
              </a:graphicData>
            </a:graphic>
          </wp:inline>
        </w:drawing>
      </w:r>
    </w:p>
    <w:p w14:paraId="4278EFB2" w14:textId="77777777" w:rsidR="00AC3865" w:rsidRDefault="00000000">
      <w:pPr>
        <w:pStyle w:val="ImageCaption"/>
      </w:pPr>
      <w:bookmarkStart w:id="98" w:name="fig:fig-tab3"/>
      <w:bookmarkEnd w:id="98"/>
      <w:r>
        <w:t xml:space="preserve">Figure 2.9: </w:t>
      </w:r>
      <w:bookmarkStart w:id="99" w:name="OLE_LINK20"/>
      <w:r>
        <w:t>Dynamic network plot of variable association</w:t>
      </w:r>
      <w:bookmarkEnd w:id="99"/>
      <w:r>
        <w:t>.</w:t>
      </w:r>
    </w:p>
    <w:p w14:paraId="34904785" w14:textId="0BA96B22" w:rsidR="00AC3865" w:rsidRDefault="00000000">
      <w:pPr>
        <w:pStyle w:val="BodyText"/>
      </w:pPr>
      <w:r>
        <w:t xml:space="preserve">More interactive features are incorporated in this tab to accommodate users’ </w:t>
      </w:r>
      <w:r w:rsidR="00772132">
        <w:t>analysis</w:t>
      </w:r>
      <w:r>
        <w:t xml:space="preserve"> preferences. Users can choose their preferred method to quantify variable relationship, such </w:t>
      </w:r>
      <w:del w:id="100" w:author="Zhao, Shanshan (NIH/NIEHS) [E]" w:date="2026-04-27T14:49:00Z" w16du:dateUtc="2026-04-27T18:49:00Z">
        <w:r w:rsidDel="00772132">
          <w:delText>h</w:delText>
        </w:r>
      </w:del>
      <w:r>
        <w:t xml:space="preserve">as Pearson correlation, Spearman correlation or </w:t>
      </w:r>
      <w:commentRangeStart w:id="101"/>
      <w:commentRangeStart w:id="102"/>
      <w:r>
        <w:t>Euclidean distance</w:t>
      </w:r>
      <w:commentRangeEnd w:id="101"/>
      <w:r w:rsidR="00772132">
        <w:rPr>
          <w:rStyle w:val="CommentReference"/>
          <w:sz w:val="24"/>
          <w:szCs w:val="24"/>
        </w:rPr>
        <w:commentReference w:id="101"/>
      </w:r>
      <w:commentRangeEnd w:id="102"/>
      <w:r w:rsidR="00C02913">
        <w:rPr>
          <w:rStyle w:val="CommentReference"/>
          <w:sz w:val="24"/>
          <w:szCs w:val="24"/>
        </w:rPr>
        <w:commentReference w:id="102"/>
      </w:r>
      <w:r>
        <w:t xml:space="preserve">. Users can also choose to highlight strong relationships by specifying a threshold on the input panel. Strong associations are visualized as an edge connecting the corresponding two variables. </w:t>
      </w:r>
      <w:r>
        <w:lastRenderedPageBreak/>
        <w:t xml:space="preserve">The thickness and color hue of the edges reflects the magnitude of the relationship measure. In Figure , </w:t>
      </w:r>
      <w:r w:rsidR="00D157A9">
        <w:t xml:space="preserve">with setting the </w:t>
      </w:r>
      <w:r>
        <w:t xml:space="preserve">Spearman correlation </w:t>
      </w:r>
      <w:del w:id="103" w:author="Zhao, Shanshan (NIH/NIEHS) [E]" w:date="2026-04-27T14:55:00Z" w16du:dateUtc="2026-04-27T18:55:00Z">
        <w:r w:rsidDel="00D157A9">
          <w:delText xml:space="preserve">is visualized with its </w:delText>
        </w:r>
      </w:del>
      <w:r>
        <w:t xml:space="preserve">threshold </w:t>
      </w:r>
      <w:r w:rsidR="00D157A9">
        <w:t>at</w:t>
      </w:r>
      <w:r>
        <w:t xml:space="preserve"> 0.5</w:t>
      </w:r>
      <w:del w:id="104" w:author="Zhao, Shanshan (NIH/NIEHS) [E]" w:date="2026-04-27T14:55:00Z" w16du:dateUtc="2026-04-27T18:55:00Z">
        <w:r w:rsidDel="00D157A9">
          <w:delText xml:space="preserve">. </w:delText>
        </w:r>
      </w:del>
      <w:ins w:id="105" w:author="Zhao, Shanshan (NIH/NIEHS) [E]" w:date="2026-04-27T14:55:00Z" w16du:dateUtc="2026-04-27T18:55:00Z">
        <w:r w:rsidR="00D157A9">
          <w:t xml:space="preserve">, </w:t>
        </w:r>
      </w:ins>
      <w:r w:rsidR="00D157A9">
        <w:t xml:space="preserve">edges </w:t>
      </w:r>
      <w:r>
        <w:t xml:space="preserve">appeared between FSH and ovary volume, bud bead size and bud bead volume, and </w:t>
      </w:r>
      <w:r w:rsidR="00D157A9">
        <w:t xml:space="preserve">the </w:t>
      </w:r>
      <w:r>
        <w:t xml:space="preserve">two anogenital measures, </w:t>
      </w:r>
      <w:r w:rsidR="00D157A9">
        <w:t>suggesting pairwise correlations</w:t>
      </w:r>
      <w:r>
        <w:t xml:space="preserve"> </w:t>
      </w:r>
      <w:r w:rsidR="00D157A9">
        <w:t>above</w:t>
      </w:r>
      <w:r>
        <w:t xml:space="preserve"> 0.5. In practice, user may also wish to identity groups of variables with stronger association (i.e., </w:t>
      </w:r>
      <w:del w:id="106" w:author="Zhao, Shanshan (NIH/NIEHS) [E]" w:date="2026-04-27T14:56:00Z" w16du:dateUtc="2026-04-27T18:56:00Z">
        <w:r w:rsidDel="00D157A9">
          <w:delText>“</w:delText>
        </w:r>
      </w:del>
      <w:r>
        <w:t>clusters</w:t>
      </w:r>
      <w:del w:id="107" w:author="Zhao, Shanshan (NIH/NIEHS) [E]" w:date="2026-04-27T14:56:00Z" w16du:dateUtc="2026-04-27T18:56:00Z">
        <w:r w:rsidDel="00D157A9">
          <w:delText>”</w:delText>
        </w:r>
      </w:del>
      <w:r>
        <w:t xml:space="preserve"> of variables). mlEDA has a corresponding complementary function on this tab to group variables by performing a time-specific hierarchical clustering on the association measures. </w:t>
      </w:r>
      <w:r w:rsidRPr="001D5128">
        <w:rPr>
          <w:strike/>
          <w:rPrChange w:id="108" w:author="Jin, Ying (NIH/NIEHS) [F]" w:date="2026-04-29T11:20:00Z" w16du:dateUtc="2026-04-29T15:20:00Z">
            <w:rPr/>
          </w:rPrChange>
        </w:rPr>
        <w:t xml:space="preserve">The clustering is implemented on the </w:t>
      </w:r>
      <w:commentRangeStart w:id="109"/>
      <w:r w:rsidRPr="001D5128">
        <w:rPr>
          <w:strike/>
          <w:rPrChange w:id="110" w:author="Jin, Ying (NIH/NIEHS) [F]" w:date="2026-04-29T11:20:00Z" w16du:dateUtc="2026-04-29T15:20:00Z">
            <w:rPr/>
          </w:rPrChange>
        </w:rPr>
        <w:t xml:space="preserve">lower-dimensional coordinates </w:t>
      </w:r>
      <w:commentRangeEnd w:id="109"/>
      <w:r w:rsidR="0055335D" w:rsidRPr="001D5128">
        <w:rPr>
          <w:rStyle w:val="CommentReference"/>
          <w:strike/>
          <w:sz w:val="24"/>
          <w:szCs w:val="24"/>
          <w:rPrChange w:id="111" w:author="Jin, Ying (NIH/NIEHS) [F]" w:date="2026-04-29T11:20:00Z" w16du:dateUtc="2026-04-29T15:20:00Z">
            <w:rPr>
              <w:rStyle w:val="CommentReference"/>
              <w:sz w:val="24"/>
              <w:szCs w:val="24"/>
            </w:rPr>
          </w:rPrChange>
        </w:rPr>
        <w:commentReference w:id="109"/>
      </w:r>
      <w:r w:rsidRPr="001D5128">
        <w:rPr>
          <w:strike/>
          <w:rPrChange w:id="112" w:author="Jin, Ying (NIH/NIEHS) [F]" w:date="2026-04-29T11:20:00Z" w16du:dateUtc="2026-04-29T15:20:00Z">
            <w:rPr/>
          </w:rPrChange>
        </w:rPr>
        <w:t>instead of the empirical higher dimensional association matrix, since the lower dimensional structure is more stable over time (see section  for details).</w:t>
      </w:r>
      <w:r>
        <w:t xml:space="preserve"> Users can </w:t>
      </w:r>
      <w:r w:rsidR="00C139D1">
        <w:t xml:space="preserve">specify </w:t>
      </w:r>
      <w:r>
        <w:t>the number of groups, and the variable vertices will be colored differently by group assignment. Change of group labels over time is displayed below the network graph. User can choose to examine this results from different perspectives: a</w:t>
      </w:r>
      <w:ins w:id="113" w:author="Jin, Ying (NIH/NIEHS) [F]" w:date="2026-04-29T11:20:00Z" w16du:dateUtc="2026-04-29T15:20:00Z">
        <w:r w:rsidR="001D5128">
          <w:t>n</w:t>
        </w:r>
      </w:ins>
      <w:r>
        <w:t xml:space="preserve"> alluvial plot highlighting movement across groups</w:t>
      </w:r>
      <w:del w:id="114" w:author="Zhao, Shanshan (NIH/NIEHS) [E]" w:date="2026-04-27T15:55:00Z" w16du:dateUtc="2026-04-27T19:55:00Z">
        <w:r w:rsidDel="00C139D1">
          <w:delText xml:space="preserve">; </w:delText>
        </w:r>
      </w:del>
      <w:ins w:id="115" w:author="Zhao, Shanshan (NIH/NIEHS) [E]" w:date="2026-04-27T15:55:00Z" w16du:dateUtc="2026-04-27T19:55:00Z">
        <w:r w:rsidR="00C139D1">
          <w:t xml:space="preserve">, </w:t>
        </w:r>
      </w:ins>
      <w:r>
        <w:t>a tile plot showing change of group label of each variable, or a label-independent tree plot of clustering result. If a group of interest in identified, user can also regenerated the plot only for these subset of variables for more detailed analysis.</w:t>
      </w:r>
      <w:ins w:id="116" w:author="Zhao, Shanshan (NIH/NIEHS) [E]" w:date="2026-04-27T15:56:00Z" w16du:dateUtc="2026-04-27T19:56:00Z">
        <w:r w:rsidR="00745AA7">
          <w:t xml:space="preserve"> (IFED example</w:t>
        </w:r>
        <w:r w:rsidR="003127D0">
          <w:t xml:space="preserve"> Figure 7?</w:t>
        </w:r>
        <w:r w:rsidR="00745AA7">
          <w:t>)</w:t>
        </w:r>
      </w:ins>
    </w:p>
    <w:p w14:paraId="1E149A93" w14:textId="77777777" w:rsidR="00AC3865" w:rsidRDefault="00000000">
      <w:pPr>
        <w:pStyle w:val="Heading3"/>
      </w:pPr>
      <w:bookmarkStart w:id="117" w:name="integrated-visualization"/>
      <w:bookmarkEnd w:id="81"/>
      <w:r>
        <w:rPr>
          <w:rStyle w:val="SectionNumber"/>
        </w:rPr>
        <w:t>2.2.4</w:t>
      </w:r>
      <w:r>
        <w:tab/>
        <w:t>Integrated visualization</w:t>
      </w:r>
    </w:p>
    <w:p w14:paraId="177ACA67" w14:textId="632A617C" w:rsidR="00AC3865" w:rsidRDefault="00000000">
      <w:pPr>
        <w:pStyle w:val="FirstParagraph"/>
      </w:pPr>
      <w:bookmarkStart w:id="118" w:name="OLE_LINK21"/>
      <w:r>
        <w:t xml:space="preserve">The fourth tab offers an time-independent summary of variable association integrating the entire follow up period. It averages the high-dimensional association matrix from all time points during the follow up time, and then visualize this “average” matrix using the same network mechanism as tab 3. User can either treat </w:t>
      </w:r>
      <w:r w:rsidR="00593E10">
        <w:t xml:space="preserve">correlations at each </w:t>
      </w:r>
      <w:r>
        <w:t>time point</w:t>
      </w:r>
      <w:del w:id="119" w:author="Zhao, Shanshan (NIH/NIEHS) [E]" w:date="2026-04-27T16:24:00Z" w16du:dateUtc="2026-04-27T20:24:00Z">
        <w:r w:rsidDel="00593E10">
          <w:delText>s</w:delText>
        </w:r>
      </w:del>
      <w:r>
        <w:t xml:space="preserve"> equally, or weigh them by the </w:t>
      </w:r>
      <w:r w:rsidR="00B34023">
        <w:t xml:space="preserve">length of the </w:t>
      </w:r>
      <w:r>
        <w:t xml:space="preserve">time interval </w:t>
      </w:r>
      <w:del w:id="120" w:author="Zhao, Shanshan (NIH/NIEHS) [E]" w:date="2026-04-27T16:11:00Z" w16du:dateUtc="2026-04-27T20:11:00Z">
        <w:r w:rsidDel="00B34023">
          <w:delText xml:space="preserve">in </w:delText>
        </w:r>
      </w:del>
      <w:r>
        <w:t>between</w:t>
      </w:r>
      <w:r w:rsidR="00B34023">
        <w:t xml:space="preserve"> observations</w:t>
      </w:r>
      <w:r>
        <w:t xml:space="preserve">. </w:t>
      </w:r>
      <w:del w:id="121" w:author="Zhao, Shanshan (NIH/NIEHS) [E]" w:date="2026-04-27T16:24:00Z" w16du:dateUtc="2026-04-27T20:24:00Z">
        <w:r w:rsidDel="00593E10">
          <w:delText xml:space="preserve">The </w:delText>
        </w:r>
      </w:del>
      <w:del w:id="122" w:author="Zhao, Shanshan (NIH/NIEHS) [E]" w:date="2026-04-27T16:12:00Z" w16du:dateUtc="2026-04-27T20:12:00Z">
        <w:r w:rsidDel="00B34023">
          <w:delText>“</w:delText>
        </w:r>
      </w:del>
      <w:del w:id="123" w:author="Zhao, Shanshan (NIH/NIEHS) [E]" w:date="2026-04-27T16:24:00Z" w16du:dateUtc="2026-04-27T20:24:00Z">
        <w:r w:rsidDel="00593E10">
          <w:delText>weighted</w:delText>
        </w:r>
      </w:del>
      <w:del w:id="124" w:author="Zhao, Shanshan (NIH/NIEHS) [E]" w:date="2026-04-27T16:12:00Z" w16du:dateUtc="2026-04-27T20:12:00Z">
        <w:r w:rsidDel="00B34023">
          <w:delText>”</w:delText>
        </w:r>
      </w:del>
      <w:del w:id="125" w:author="Zhao, Shanshan (NIH/NIEHS) [E]" w:date="2026-04-27T16:24:00Z" w16du:dateUtc="2026-04-27T20:24:00Z">
        <w:r w:rsidDel="00593E10">
          <w:delText xml:space="preserve"> option </w:delText>
        </w:r>
      </w:del>
      <w:del w:id="126" w:author="Zhao, Shanshan (NIH/NIEHS) [E]" w:date="2026-04-27T16:12:00Z" w16du:dateUtc="2026-04-27T20:12:00Z">
        <w:r w:rsidDel="00B34023">
          <w:delText xml:space="preserve">takes a “last observation carried over” approach, </w:delText>
        </w:r>
      </w:del>
      <w:del w:id="127" w:author="Zhao, Shanshan (NIH/NIEHS) [E]" w:date="2026-04-27T16:24:00Z" w16du:dateUtc="2026-04-27T20:24:00Z">
        <w:r w:rsidDel="00593E10">
          <w:delText>assum</w:delText>
        </w:r>
      </w:del>
      <w:del w:id="128" w:author="Zhao, Shanshan (NIH/NIEHS) [E]" w:date="2026-04-27T16:12:00Z" w16du:dateUtc="2026-04-27T20:12:00Z">
        <w:r w:rsidDel="00B34023">
          <w:delText>ing</w:delText>
        </w:r>
      </w:del>
      <w:del w:id="129" w:author="Zhao, Shanshan (NIH/NIEHS) [E]" w:date="2026-04-27T16:24:00Z" w16du:dateUtc="2026-04-27T20:24:00Z">
        <w:r w:rsidDel="00593E10">
          <w:delText xml:space="preserve"> correlation structure does not change until the next time point. It therefore weighs each time point by the length of following interval. </w:delText>
        </w:r>
      </w:del>
      <w:r>
        <w:t xml:space="preserve">This time-independent summary </w:t>
      </w:r>
      <w:r w:rsidR="00593E10">
        <w:t>is</w:t>
      </w:r>
      <w:r>
        <w:t xml:space="preserve"> complementary </w:t>
      </w:r>
      <w:r w:rsidR="00593E10">
        <w:t>to the time-dependent correlations in Tab 3</w:t>
      </w:r>
      <w:r>
        <w:t>. As Figure  shows, the structure of this tab is very similar to tab 3, except for the time-dependent components. They also share similar interactive functionalists, such as specifying association threshold, grouping, and choosing subsets of data.</w:t>
      </w:r>
    </w:p>
    <w:bookmarkEnd w:id="118"/>
    <w:p w14:paraId="5CB39274" w14:textId="77777777" w:rsidR="00AC3865" w:rsidRDefault="00000000">
      <w:pPr>
        <w:pStyle w:val="CaptionedFigure"/>
      </w:pPr>
      <w:r>
        <w:rPr>
          <w:noProof/>
        </w:rPr>
        <w:lastRenderedPageBreak/>
        <w:drawing>
          <wp:inline distT="0" distB="0" distL="0" distR="0" wp14:anchorId="3F338219" wp14:editId="3612C85B">
            <wp:extent cx="5334000" cy="5845262"/>
            <wp:effectExtent l="0" t="0" r="0" b="0"/>
            <wp:docPr id="63" name="Picture" descr="Figure 2.10: Integrated netowrk visualization of correlation or association matrix"/>
            <wp:cNvGraphicFramePr/>
            <a:graphic xmlns:a="http://schemas.openxmlformats.org/drawingml/2006/main">
              <a:graphicData uri="http://schemas.openxmlformats.org/drawingml/2006/picture">
                <pic:pic xmlns:pic="http://schemas.openxmlformats.org/drawingml/2006/picture">
                  <pic:nvPicPr>
                    <pic:cNvPr id="64" name="Picture" descr="../Manuscripts/Appshots/tab4.png"/>
                    <pic:cNvPicPr>
                      <a:picLocks noChangeAspect="1" noChangeArrowheads="1"/>
                    </pic:cNvPicPr>
                  </pic:nvPicPr>
                  <pic:blipFill>
                    <a:blip r:embed="rId18"/>
                    <a:stretch>
                      <a:fillRect/>
                    </a:stretch>
                  </pic:blipFill>
                  <pic:spPr bwMode="auto">
                    <a:xfrm>
                      <a:off x="0" y="0"/>
                      <a:ext cx="5334000" cy="5845262"/>
                    </a:xfrm>
                    <a:prstGeom prst="rect">
                      <a:avLst/>
                    </a:prstGeom>
                    <a:noFill/>
                    <a:ln w="9525">
                      <a:noFill/>
                      <a:headEnd/>
                      <a:tailEnd/>
                    </a:ln>
                  </pic:spPr>
                </pic:pic>
              </a:graphicData>
            </a:graphic>
          </wp:inline>
        </w:drawing>
      </w:r>
    </w:p>
    <w:p w14:paraId="70065F74" w14:textId="77777777" w:rsidR="00AC3865" w:rsidRDefault="00000000">
      <w:pPr>
        <w:pStyle w:val="ImageCaption"/>
      </w:pPr>
      <w:bookmarkStart w:id="130" w:name="fig:fig-tab4"/>
      <w:bookmarkEnd w:id="130"/>
      <w:r>
        <w:t xml:space="preserve">Figure 2.10: </w:t>
      </w:r>
      <w:bookmarkStart w:id="131" w:name="OLE_LINK22"/>
      <w:r>
        <w:t>Integrated netowrk visualization of correlation or association matrix</w:t>
      </w:r>
      <w:bookmarkEnd w:id="131"/>
    </w:p>
    <w:p w14:paraId="3F88D3E3" w14:textId="77777777" w:rsidR="00AC3865" w:rsidRDefault="00000000">
      <w:pPr>
        <w:pStyle w:val="Heading1"/>
      </w:pPr>
      <w:bookmarkStart w:id="132" w:name="sec:mds"/>
      <w:bookmarkEnd w:id="8"/>
      <w:bookmarkEnd w:id="14"/>
      <w:bookmarkEnd w:id="117"/>
      <w:r>
        <w:rPr>
          <w:rStyle w:val="SectionNumber"/>
        </w:rPr>
        <w:t>3</w:t>
      </w:r>
      <w:r>
        <w:tab/>
      </w:r>
      <w:bookmarkStart w:id="133" w:name="OLE_LINK23"/>
      <w:r>
        <w:t>Dynamic netowrk plot of variable association</w:t>
      </w:r>
      <w:bookmarkEnd w:id="133"/>
    </w:p>
    <w:p w14:paraId="7F3570C5" w14:textId="5FD665B0" w:rsidR="00AC3865" w:rsidRDefault="00000000">
      <w:pPr>
        <w:pStyle w:val="FirstParagraph"/>
      </w:pPr>
      <w:bookmarkStart w:id="134" w:name="OLE_LINK24"/>
      <w:r>
        <w:t xml:space="preserve">In this section, we </w:t>
      </w:r>
      <w:r w:rsidR="001311DD">
        <w:t>provide</w:t>
      </w:r>
      <w:r w:rsidR="00057304">
        <w:t xml:space="preserve"> </w:t>
      </w:r>
      <w:r w:rsidR="00217F9F">
        <w:t xml:space="preserve">the technical </w:t>
      </w:r>
      <w:r>
        <w:t xml:space="preserve">details </w:t>
      </w:r>
      <w:r w:rsidR="00217F9F">
        <w:t xml:space="preserve">of </w:t>
      </w:r>
      <w:del w:id="135" w:author="Zhao, Shanshan (NIH/NIEHS) [E]" w:date="2026-04-27T16:27:00Z" w16du:dateUtc="2026-04-27T20:27:00Z">
        <w:r w:rsidDel="00217F9F">
          <w:delText xml:space="preserve">the core functionality of mlEDA: </w:delText>
        </w:r>
      </w:del>
      <w:r>
        <w:t xml:space="preserve">the dynamic </w:t>
      </w:r>
      <w:r w:rsidR="001311DD">
        <w:t>network</w:t>
      </w:r>
      <w:r>
        <w:t xml:space="preserve"> plot of </w:t>
      </w:r>
      <w:r w:rsidR="00057304">
        <w:t xml:space="preserve">multivariate longitudinal </w:t>
      </w:r>
      <w:r>
        <w:t>variable</w:t>
      </w:r>
      <w:del w:id="136" w:author="Zhao, Shanshan (NIH/NIEHS) [E]" w:date="2026-04-27T16:28:00Z" w16du:dateUtc="2026-04-27T20:28:00Z">
        <w:r w:rsidDel="00057304">
          <w:delText xml:space="preserve"> association</w:delText>
        </w:r>
      </w:del>
      <w:r>
        <w:t xml:space="preserve">. We </w:t>
      </w:r>
      <w:r w:rsidR="001311DD">
        <w:t xml:space="preserve">first review the MDS…, and then propose two extensions… </w:t>
      </w:r>
      <w:r>
        <w:t>explain the method used for plot layout generation, how the high-dimensional assocaition structure is preserved and how visual stability across time is enhanced.</w:t>
      </w:r>
    </w:p>
    <w:p w14:paraId="40343672" w14:textId="77777777" w:rsidR="00AC3865" w:rsidRDefault="00000000">
      <w:pPr>
        <w:pStyle w:val="Heading2"/>
      </w:pPr>
      <w:bookmarkStart w:id="137" w:name="multidimensional-scaling"/>
      <w:bookmarkEnd w:id="134"/>
      <w:r>
        <w:rPr>
          <w:rStyle w:val="SectionNumber"/>
        </w:rPr>
        <w:lastRenderedPageBreak/>
        <w:t>3.1</w:t>
      </w:r>
      <w:r>
        <w:tab/>
        <w:t>Multidimensional Scaling</w:t>
      </w:r>
    </w:p>
    <w:p w14:paraId="2E197713" w14:textId="03B17D10" w:rsidR="00AC3865" w:rsidRDefault="00000000">
      <w:pPr>
        <w:pStyle w:val="FirstParagraph"/>
      </w:pPr>
      <w:r>
        <w:t xml:space="preserve">As in Section , exploratory data analysis (EDA) methods for multivariate longitudinal datasets are not yet well-developed. </w:t>
      </w:r>
      <w:del w:id="138" w:author="Zhao, Shanshan (NIH/NIEHS) [E]" w:date="2026-04-27T16:45:00Z" w16du:dateUtc="2026-04-27T20:45:00Z">
        <w:r w:rsidDel="00A11C7B">
          <w:delText xml:space="preserve">In the aspect of data reduction, existing literature largely focuses on studying the relationship between subjects but not variables. </w:delText>
        </w:r>
      </w:del>
      <w:ins w:id="139" w:author="Zhao, Shanshan (NIH/NIEHS) [E]" w:date="2026-04-27T16:45:00Z" w16du:dateUtc="2026-04-27T20:45:00Z">
        <w:r w:rsidR="00A11C7B">
          <w:t xml:space="preserve">Many data summarization approaches for complicated data, such as </w:t>
        </w:r>
      </w:ins>
      <w:r>
        <w:t xml:space="preserve">Principal component analysis (PCA) </w:t>
      </w:r>
      <w:del w:id="140" w:author="Zhao, Shanshan (NIH/NIEHS) [E]" w:date="2026-04-27T16:45:00Z" w16du:dateUtc="2026-04-27T20:45:00Z">
        <w:r w:rsidDel="00A11C7B">
          <w:delText xml:space="preserve">or </w:delText>
        </w:r>
      </w:del>
      <w:ins w:id="141" w:author="Zhao, Shanshan (NIH/NIEHS) [E]" w:date="2026-04-27T16:45:00Z" w16du:dateUtc="2026-04-27T20:45:00Z">
        <w:r w:rsidR="00A11C7B">
          <w:t xml:space="preserve">and </w:t>
        </w:r>
      </w:ins>
      <w:r>
        <w:t xml:space="preserve">clustering, </w:t>
      </w:r>
      <w:commentRangeStart w:id="142"/>
      <w:commentRangeStart w:id="143"/>
      <w:del w:id="144" w:author="Zhao, Shanshan (NIH/NIEHS) [E]" w:date="2026-04-27T16:46:00Z" w16du:dateUtc="2026-04-27T20:46:00Z">
        <w:r w:rsidDel="00A11C7B">
          <w:delText>which are arguably the two most widely used EDA methods for complicated data, both</w:delText>
        </w:r>
      </w:del>
      <w:ins w:id="145" w:author="Zhao, Shanshan (NIH/NIEHS) [E]" w:date="2026-04-27T16:46:00Z" w16du:dateUtc="2026-04-27T20:46:00Z">
        <w:r w:rsidR="00A11C7B">
          <w:t>are</w:t>
        </w:r>
      </w:ins>
      <w:r>
        <w:t xml:space="preserve"> set up the data with rows as subjects and columns as variables (Hastie, Tibshirani, and Friedman 2009)</w:t>
      </w:r>
      <w:commentRangeEnd w:id="142"/>
      <w:r w:rsidR="00B806EF">
        <w:rPr>
          <w:rStyle w:val="CommentReference"/>
          <w:sz w:val="24"/>
          <w:szCs w:val="24"/>
        </w:rPr>
        <w:commentReference w:id="142"/>
      </w:r>
      <w:commentRangeEnd w:id="143"/>
      <w:r w:rsidR="0097465D">
        <w:rPr>
          <w:rStyle w:val="CommentReference"/>
          <w:sz w:val="24"/>
          <w:szCs w:val="24"/>
        </w:rPr>
        <w:commentReference w:id="143"/>
      </w:r>
      <w:r>
        <w:t xml:space="preserve">. </w:t>
      </w:r>
      <w:commentRangeStart w:id="146"/>
      <w:r>
        <w:t xml:space="preserve">However, exploration of feature association is the study of relationship between , or in other words, the matrix of bivariate quantitative association measure, such as correlation, association, or distance. </w:t>
      </w:r>
      <w:commentRangeEnd w:id="146"/>
      <w:r w:rsidR="00B806EF">
        <w:rPr>
          <w:rStyle w:val="CommentReference"/>
          <w:sz w:val="24"/>
          <w:szCs w:val="24"/>
        </w:rPr>
        <w:commentReference w:id="146"/>
      </w:r>
      <w:r>
        <w:t xml:space="preserve">This distinction makes many existing methods inapplicable, because association matrices do not satisfy may common assumptions these methods make, such as i.i.d observations. </w:t>
      </w:r>
      <w:del w:id="147" w:author="Zhao, Shanshan (NIH/NIEHS) [E]" w:date="2026-04-27T16:56:00Z" w16du:dateUtc="2026-04-27T20:56:00Z">
        <w:r w:rsidDel="00192E29">
          <w:delText>However</w:delText>
        </w:r>
      </w:del>
      <w:ins w:id="148" w:author="Zhao, Shanshan (NIH/NIEHS) [E]" w:date="2026-04-27T16:56:00Z" w16du:dateUtc="2026-04-27T20:56:00Z">
        <w:r w:rsidR="00192E29">
          <w:t>On the other hand</w:t>
        </w:r>
      </w:ins>
      <w:r>
        <w:t xml:space="preserve">, multidimensional scaling (MDS) </w:t>
      </w:r>
      <w:ins w:id="149" w:author="Zhao, Shanshan (NIH/NIEHS) [E]" w:date="2026-04-28T11:49:00Z" w16du:dateUtc="2026-04-28T15:49:00Z">
        <w:r w:rsidR="00E709FF">
          <w:t xml:space="preserve">generates variable layout by estimating a set of low-dimensional coordinates that resembles the high-dimensional association matrix as much as possible. It </w:t>
        </w:r>
      </w:ins>
      <w:del w:id="150" w:author="Zhao, Shanshan (NIH/NIEHS) [E]" w:date="2026-04-27T16:56:00Z" w16du:dateUtc="2026-04-27T20:56:00Z">
        <w:r w:rsidDel="00192E29">
          <w:delText xml:space="preserve">is appropriate in this case, because it </w:delText>
        </w:r>
      </w:del>
      <w:r>
        <w:t xml:space="preserve">is highly flexible with </w:t>
      </w:r>
      <w:ins w:id="151" w:author="Zhao, Shanshan (NIH/NIEHS) [E]" w:date="2026-04-27T16:56:00Z" w16du:dateUtc="2026-04-27T20:56:00Z">
        <w:r w:rsidR="003E2551">
          <w:t xml:space="preserve">a </w:t>
        </w:r>
      </w:ins>
      <w:r>
        <w:t xml:space="preserve">few </w:t>
      </w:r>
      <w:ins w:id="152" w:author="Zhao, Shanshan (NIH/NIEHS) [E]" w:date="2026-04-27T16:57:00Z" w16du:dateUtc="2026-04-27T20:57:00Z">
        <w:r w:rsidR="003E2551">
          <w:t xml:space="preserve">mild </w:t>
        </w:r>
      </w:ins>
      <w:r>
        <w:t>assumptions on the high-dimensional data structures</w:t>
      </w:r>
      <w:ins w:id="153" w:author="Zhao, Shanshan (NIH/NIEHS) [E]" w:date="2026-04-27T16:56:00Z" w16du:dateUtc="2026-04-27T20:56:00Z">
        <w:r w:rsidR="003E2551">
          <w:t>, such as the</w:t>
        </w:r>
      </w:ins>
      <w:del w:id="154" w:author="Zhao, Shanshan (NIH/NIEHS) [E]" w:date="2026-04-27T16:56:00Z" w16du:dateUtc="2026-04-27T20:56:00Z">
        <w:r w:rsidDel="003E2551">
          <w:delText>. It assumes that the</w:delText>
        </w:r>
      </w:del>
      <w:r>
        <w:t xml:space="preserve"> high-dimensional matrix is square and symmetric </w:t>
      </w:r>
      <w:del w:id="155" w:author="Zhao, Shanshan (NIH/NIEHS) [E]" w:date="2026-04-27T16:57:00Z" w16du:dateUtc="2026-04-27T20:57:00Z">
        <w:r w:rsidDel="003E2551">
          <w:delText xml:space="preserve">matrix </w:delText>
        </w:r>
      </w:del>
      <w:r>
        <w:t>with zero diagonal elements</w:t>
      </w:r>
      <w:del w:id="156" w:author="Zhao, Shanshan (NIH/NIEHS) [E]" w:date="2026-04-27T16:57:00Z" w16du:dateUtc="2026-04-27T20:57:00Z">
        <w:r w:rsidDel="003E2551">
          <w:delText>. T</w:delText>
        </w:r>
      </w:del>
      <w:ins w:id="157" w:author="Zhao, Shanshan (NIH/NIEHS) [E]" w:date="2026-04-27T16:57:00Z" w16du:dateUtc="2026-04-27T20:57:00Z">
        <w:r w:rsidR="003E2551">
          <w:t xml:space="preserve">, </w:t>
        </w:r>
      </w:ins>
      <w:del w:id="158" w:author="Zhao, Shanshan (NIH/NIEHS) [E]" w:date="2026-04-27T16:57:00Z" w16du:dateUtc="2026-04-27T20:57:00Z">
        <w:r w:rsidDel="003E2551">
          <w:delText xml:space="preserve">he </w:delText>
        </w:r>
      </w:del>
      <w:r>
        <w:t xml:space="preserve">values in the matrix </w:t>
      </w:r>
      <w:del w:id="159" w:author="Zhao, Shanshan (NIH/NIEHS) [E]" w:date="2026-04-27T16:57:00Z" w16du:dateUtc="2026-04-27T20:57:00Z">
        <w:r w:rsidDel="003E2551">
          <w:delText xml:space="preserve">should </w:delText>
        </w:r>
      </w:del>
      <w:r>
        <w:t>correspond</w:t>
      </w:r>
      <w:del w:id="160" w:author="Zhao, Shanshan (NIH/NIEHS) [E]" w:date="2026-04-27T16:57:00Z" w16du:dateUtc="2026-04-27T20:57:00Z">
        <w:r w:rsidDel="003E2551">
          <w:delText>s</w:delText>
        </w:r>
      </w:del>
      <w:r>
        <w:t xml:space="preserve"> to</w:t>
      </w:r>
      <w:del w:id="161" w:author="Zhao, Shanshan (NIH/NIEHS) [E]" w:date="2026-04-27T16:57:00Z" w16du:dateUtc="2026-04-27T20:57:00Z">
        <w:r w:rsidDel="003E2551">
          <w:delText xml:space="preserve"> a</w:delText>
        </w:r>
      </w:del>
      <w:r>
        <w:t xml:space="preserve"> “dissimilarity” between variables. Most association measures satisfy, or can be easily converted to meet these assumptions.</w:t>
      </w:r>
    </w:p>
    <w:p w14:paraId="21F9EE91" w14:textId="0C3BC0D8" w:rsidR="00AC3865" w:rsidDel="00E709FF" w:rsidRDefault="00000000">
      <w:pPr>
        <w:pStyle w:val="BodyText"/>
        <w:rPr>
          <w:del w:id="162" w:author="Zhao, Shanshan (NIH/NIEHS) [E]" w:date="2026-04-28T11:51:00Z" w16du:dateUtc="2026-04-28T15:51:00Z"/>
        </w:rPr>
      </w:pPr>
      <w:del w:id="163" w:author="Zhao, Shanshan (NIH/NIEHS) [E]" w:date="2026-04-28T11:49:00Z" w16du:dateUtc="2026-04-28T15:49:00Z">
        <w:r w:rsidDel="00E709FF">
          <w:delText xml:space="preserve">Essentially, MDS generates variable layout by estimating a set of low-dimensional coordinates that resembles the high-dimensional association matrix as much as possible. </w:delText>
        </w:r>
      </w:del>
      <w:del w:id="164" w:author="Zhao, Shanshan (NIH/NIEHS) [E]" w:date="2026-04-27T16:58:00Z" w16du:dateUtc="2026-04-27T20:58:00Z">
        <w:r w:rsidDel="00455EE4">
          <w:delText>Specifically, for</w:delText>
        </w:r>
      </w:del>
      <w:ins w:id="165" w:author="Zhao, Shanshan (NIH/NIEHS) [E]" w:date="2026-04-27T16:58:00Z" w16du:dateUtc="2026-04-27T20:58:00Z">
        <w:r w:rsidR="00455EE4">
          <w:t>For</w:t>
        </w:r>
      </w:ins>
      <w:r>
        <w:t xml:space="preserve"> a dataset </w:t>
      </w:r>
      <m:oMath>
        <m:r>
          <m:rPr>
            <m:sty m:val="b"/>
          </m:rPr>
          <w:rPr>
            <w:rFonts w:ascii="Cambria Math" w:hAnsi="Cambria Math"/>
          </w:rPr>
          <m:t>X</m:t>
        </m:r>
      </m:oMath>
      <w:r>
        <w:t xml:space="preserve"> with P variables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at a specific time point, the </w:t>
      </w:r>
      <w:commentRangeStart w:id="166"/>
      <w:commentRangeStart w:id="167"/>
      <w:r>
        <w:t>relationship</w:t>
      </w:r>
      <w:commentRangeEnd w:id="166"/>
      <w:r w:rsidR="005E5161">
        <w:rPr>
          <w:rStyle w:val="CommentReference"/>
          <w:sz w:val="24"/>
          <w:szCs w:val="24"/>
        </w:rPr>
        <w:commentReference w:id="166"/>
      </w:r>
      <w:commentRangeEnd w:id="167"/>
      <w:r w:rsidR="00A7102C">
        <w:rPr>
          <w:rStyle w:val="CommentReference"/>
          <w:sz w:val="24"/>
          <w:szCs w:val="24"/>
        </w:rPr>
        <w:commentReference w:id="167"/>
      </w:r>
      <w:r>
        <w:t xml:space="preserve"> between variables </w:t>
      </w:r>
      <w:del w:id="168" w:author="Zhao, Shanshan (NIH/NIEHS) [E]" w:date="2026-04-27T17:01:00Z" w16du:dateUtc="2026-04-27T21:01:00Z">
        <w:r w:rsidDel="005E5161">
          <w:delText>will be</w:delText>
        </w:r>
      </w:del>
      <w:ins w:id="169" w:author="Zhao, Shanshan (NIH/NIEHS) [E]" w:date="2026-04-27T17:01:00Z" w16du:dateUtc="2026-04-27T21:01:00Z">
        <w:r w:rsidR="005E5161">
          <w:t>is</w:t>
        </w:r>
      </w:ins>
      <w:r>
        <w:t xml:space="preserve"> represented by a P-dimensional</w:t>
      </w:r>
      <w:ins w:id="170" w:author="Jin, Ying (NIH/NIEHS) [F]" w:date="2026-04-29T14:39:00Z" w16du:dateUtc="2026-04-29T18:39:00Z">
        <w:r w:rsidR="00D04DB7">
          <w:t xml:space="preserve"> </w:t>
        </w:r>
      </w:ins>
      <w:del w:id="171" w:author="Jin, Ying (NIH/NIEHS) [F]" w:date="2026-04-29T14:39:00Z" w16du:dateUtc="2026-04-29T18:39:00Z">
        <w:r w:rsidDel="00D04DB7">
          <w:delText xml:space="preserve"> </w:delText>
        </w:r>
      </w:del>
      <w:ins w:id="172" w:author="Jin, Ying (NIH/NIEHS) [F]" w:date="2026-04-29T14:39:00Z" w16du:dateUtc="2026-04-29T18:39:00Z">
        <w:r w:rsidR="00D04DB7">
          <w:t>space</w:t>
        </w:r>
      </w:ins>
      <w:del w:id="173" w:author="Jin, Ying (NIH/NIEHS) [F]" w:date="2026-04-29T14:39:00Z" w16du:dateUtc="2026-04-29T18:39:00Z">
        <w:r w:rsidDel="00D04DB7">
          <w:delText>matrix</w:delText>
        </w:r>
      </w:del>
      <w:r>
        <w:t xml:space="preserve">: </w:t>
      </w:r>
      <m:oMath>
        <m:r>
          <w:rPr>
            <w:rFonts w:ascii="Cambria Math" w:hAnsi="Cambria Math"/>
          </w:rPr>
          <m:t>Σ</m:t>
        </m:r>
        <m:d>
          <m:dPr>
            <m:ctrlPr>
              <w:rPr>
                <w:rFonts w:ascii="Cambria Math" w:hAnsi="Cambria Math"/>
              </w:rPr>
            </m:ctrlPr>
          </m:dPr>
          <m:e>
            <m:r>
              <m:rPr>
                <m:sty m:val="b"/>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lp</m:t>
                </m:r>
              </m:sub>
            </m:sSub>
          </m:e>
        </m:d>
        <m:r>
          <w:ins w:id="174" w:author="Zhao, Shanshan (NIH/NIEHS) [E]" w:date="2026-04-27T17:02:00Z" w16du:dateUtc="2026-04-27T21:02:00Z">
            <m:rPr>
              <m:sty m:val="p"/>
            </m:rPr>
            <w:rPr>
              <w:rFonts w:ascii="Cambria Math" w:hAnsi="Cambria Math"/>
            </w:rPr>
            <m:t>, l, p=1,..., P</m:t>
          </w:ins>
        </m:r>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lp</m:t>
            </m:r>
          </m:sub>
        </m:sSub>
      </m:oMath>
      <w:r>
        <w:t xml:space="preserve"> is the relationship between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l</m:t>
            </m:r>
          </m:sub>
        </m:sSub>
      </m:oMath>
      <w:r>
        <w:t xml:space="preserve"> and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p</m:t>
            </m:r>
          </m:sub>
        </m:sSub>
      </m:oMath>
      <w:r>
        <w:t xml:space="preserve">. MDS </w:t>
      </w:r>
      <w:del w:id="175" w:author="Zhao, Shanshan (NIH/NIEHS) [E]" w:date="2026-04-27T17:01:00Z" w16du:dateUtc="2026-04-27T21:01:00Z">
        <w:r w:rsidDel="005E5161">
          <w:delText xml:space="preserve">will </w:delText>
        </w:r>
      </w:del>
      <w:r>
        <w:t>first transform</w:t>
      </w:r>
      <w:ins w:id="176" w:author="Zhao, Shanshan (NIH/NIEHS) [E]" w:date="2026-04-27T17:01:00Z" w16du:dateUtc="2026-04-27T21:01:00Z">
        <w:r w:rsidR="005E5161">
          <w:t>s</w:t>
        </w:r>
      </w:ins>
      <w:r>
        <w:t xml:space="preserve"> this </w:t>
      </w:r>
      <w:commentRangeStart w:id="177"/>
      <w:commentRangeStart w:id="178"/>
      <w:r>
        <w:t xml:space="preserve">higher-dimensional </w:t>
      </w:r>
      <w:commentRangeEnd w:id="177"/>
      <w:r w:rsidR="005E5161">
        <w:rPr>
          <w:rStyle w:val="CommentReference"/>
          <w:sz w:val="24"/>
          <w:szCs w:val="24"/>
        </w:rPr>
        <w:commentReference w:id="177"/>
      </w:r>
      <w:commentRangeEnd w:id="178"/>
      <w:r w:rsidR="009552FC">
        <w:rPr>
          <w:rStyle w:val="CommentReference"/>
          <w:sz w:val="24"/>
          <w:szCs w:val="24"/>
        </w:rPr>
        <w:commentReference w:id="178"/>
      </w:r>
      <w:r>
        <w:t xml:space="preserve">matrix into a “dissimilarity” matrix: </w:t>
      </w:r>
      <m:oMath>
        <m:r>
          <m:rPr>
            <m:sty m:val="b"/>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oMath>
      <w:r>
        <w:t xml:space="preserve">, with the method of transformation dependent on the chosen measure. In mlEDA, correlation is transformed as </w:t>
      </w:r>
      <m:oMath>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w:commentRangeStart w:id="179"/>
            <m:sSub>
              <m:sSubPr>
                <m:ctrlPr>
                  <w:rPr>
                    <w:rFonts w:ascii="Cambria Math" w:hAnsi="Cambria Math"/>
                  </w:rPr>
                </m:ctrlPr>
              </m:sSubPr>
              <m:e>
                <m:r>
                  <w:rPr>
                    <w:rFonts w:ascii="Cambria Math" w:hAnsi="Cambria Math"/>
                  </w:rPr>
                  <m:t>ρ</m:t>
                </m:r>
              </m:e>
              <m:sub>
                <m:r>
                  <w:rPr>
                    <w:rFonts w:ascii="Cambria Math" w:hAnsi="Cambria Math"/>
                  </w:rPr>
                  <m:t>lp</m:t>
                </m:r>
              </m:sub>
            </m:sSub>
            <w:commentRangeEnd w:id="179"/>
            <m:r>
              <m:rPr>
                <m:sty m:val="p"/>
              </m:rPr>
              <w:rPr>
                <w:rStyle w:val="CommentReference"/>
                <w:rFonts w:ascii="Cambria Math" w:hAnsi="Cambria Math"/>
                <w:sz w:val="24"/>
                <w:szCs w:val="24"/>
              </w:rPr>
              <w:commentReference w:id="179"/>
            </m:r>
          </m:e>
        </m:d>
      </m:oMath>
      <w:r>
        <w:t>. Euclidean distance on the other hand can be a dissimilarity measure itself and needs no more transformation.</w:t>
      </w:r>
      <w:ins w:id="180" w:author="Zhao, Shanshan (NIH/NIEHS) [E]" w:date="2026-04-28T11:51:00Z" w16du:dateUtc="2026-04-28T15:51:00Z">
        <w:r w:rsidR="00E709FF">
          <w:t xml:space="preserve"> Next, MDS </w:t>
        </w:r>
      </w:ins>
    </w:p>
    <w:p w14:paraId="0C420247" w14:textId="4F13CF57" w:rsidR="00AC3865" w:rsidRDefault="00000000" w:rsidP="00E709FF">
      <w:pPr>
        <w:pStyle w:val="BodyText"/>
      </w:pPr>
      <w:del w:id="181" w:author="Zhao, Shanshan (NIH/NIEHS) [E]" w:date="2026-04-28T11:51:00Z" w16du:dateUtc="2026-04-28T15:51:00Z">
        <w:r w:rsidDel="00E709FF">
          <w:delText>The next step is to reduce</w:delText>
        </w:r>
      </w:del>
      <w:ins w:id="182" w:author="Zhao, Shanshan (NIH/NIEHS) [E]" w:date="2026-04-28T11:51:00Z" w16du:dateUtc="2026-04-28T15:51:00Z">
        <w:r w:rsidR="00E709FF">
          <w:t>projects</w:t>
        </w:r>
      </w:ins>
      <w:r>
        <w:t xml:space="preserve"> </w:t>
      </w:r>
      <w:del w:id="183" w:author="Zhao, Shanshan (NIH/NIEHS) [E]" w:date="2026-04-28T11:52:00Z" w16du:dateUtc="2026-04-28T15:52:00Z">
        <w:r w:rsidDel="00E709FF">
          <w:delText xml:space="preserve">the higher-dimensional dissimilarity </w:delText>
        </w:r>
      </w:del>
      <m:oMath>
        <m:r>
          <m:rPr>
            <m:sty m:val="b"/>
          </m:rPr>
          <w:rPr>
            <w:rFonts w:ascii="Cambria Math" w:hAnsi="Cambria Math"/>
          </w:rPr>
          <m:t>Δ</m:t>
        </m:r>
      </m:oMath>
      <w:r>
        <w:t xml:space="preserve"> onto a 2D surface. In the Cartesian coordinate system, a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is represented by two coordinates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e>
        </m:d>
      </m:oMath>
      <w:ins w:id="184" w:author="Zhao, Shanshan (NIH/NIEHS) [E]" w:date="2026-04-28T11:56:00Z" w16du:dateUtc="2026-04-28T15:56:00Z">
        <w:r w:rsidR="00D15539">
          <w:rPr>
            <w:rFonts w:eastAsiaTheme="minorEastAsia"/>
          </w:rPr>
          <w:t>, p=1,</w:t>
        </w:r>
      </w:ins>
      <w:ins w:id="185" w:author="Zhao, Shanshan (NIH/NIEHS) [E]" w:date="2026-04-28T11:57:00Z" w16du:dateUtc="2026-04-28T15:57:00Z">
        <w:r w:rsidR="00D15539">
          <w:rPr>
            <w:rFonts w:eastAsiaTheme="minorEastAsia"/>
          </w:rPr>
          <w:t>…,P</w:t>
        </w:r>
      </w:ins>
      <w:r>
        <w:t xml:space="preserve"> indicating horizontal and vertical positions respectively. The distance between any pair of variables, given their coordinates, can be easily calculated</w:t>
      </w:r>
      <w:ins w:id="186" w:author="Zhao, Shanshan (NIH/NIEHS) [E]" w:date="2026-04-28T12:00:00Z" w16du:dateUtc="2026-04-28T16:00:00Z">
        <w:r w:rsidR="00624BA7">
          <w:t xml:space="preserve"> as</w:t>
        </w:r>
      </w:ins>
      <w:del w:id="187" w:author="Zhao, Shanshan (NIH/NIEHS) [E]" w:date="2026-04-28T11:58:00Z" w16du:dateUtc="2026-04-28T15:58:00Z">
        <w:r w:rsidDel="00624BA7">
          <w:delText>:</w:delText>
        </w:r>
      </w:del>
      <w:r>
        <w:t xml:space="preserve"> </w:t>
      </w:r>
      <m:oMath>
        <m:sSub>
          <m:sSubPr>
            <m:ctrlPr>
              <w:rPr>
                <w:rFonts w:ascii="Cambria Math" w:hAnsi="Cambria Math"/>
              </w:rPr>
            </m:ctrlPr>
          </m:sSubPr>
          <m:e>
            <m:r>
              <w:rPr>
                <w:rFonts w:ascii="Cambria Math" w:hAnsi="Cambria Math"/>
              </w:rPr>
              <m:t>d</m:t>
            </m:r>
          </m:e>
          <m:sub>
            <m:r>
              <w:rPr>
                <w:rFonts w:ascii="Cambria Math" w:hAnsi="Cambria Math"/>
              </w:rPr>
              <m:t>lp</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e>
                </m:d>
              </m:e>
              <m:sup>
                <m:r>
                  <w:rPr>
                    <w:rFonts w:ascii="Cambria Math" w:hAnsi="Cambria Math"/>
                  </w:rPr>
                  <m:t>2</m:t>
                </m:r>
              </m:sup>
            </m:sSup>
          </m:e>
        </m:rad>
        <m:r>
          <w:ins w:id="188" w:author="Zhao, Shanshan (NIH/NIEHS) [E]" w:date="2026-04-28T11:57:00Z" w16du:dateUtc="2026-04-28T15:57:00Z">
            <w:rPr>
              <w:rFonts w:ascii="Cambria Math" w:hAnsi="Cambria Math"/>
            </w:rPr>
            <m:t>,  l,p=1,…,P</m:t>
          </w:ins>
        </m:r>
      </m:oMath>
      <w:r>
        <w:t xml:space="preserve">. The matrix of pairwise Euclidean distance is a P by P matrix: </w:t>
      </w:r>
      <m:oMath>
        <m:r>
          <m:rPr>
            <m:sty m:val="b"/>
          </m:rPr>
          <w:rPr>
            <w:rFonts w:ascii="Cambria Math" w:hAnsi="Cambria Math"/>
          </w:rPr>
          <m:t>D</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lp</m:t>
                </m:r>
              </m:sub>
            </m:sSub>
          </m:e>
        </m:d>
        <m:r>
          <w:ins w:id="189" w:author="Zhao, Shanshan (NIH/NIEHS) [E]" w:date="2026-04-28T11:57:00Z" w16du:dateUtc="2026-04-28T15:57:00Z">
            <m:rPr>
              <m:sty m:val="p"/>
            </m:rPr>
            <w:rPr>
              <w:rFonts w:ascii="Cambria Math" w:hAnsi="Cambria Math"/>
            </w:rPr>
            <m:t xml:space="preserve">, </m:t>
          </w:ins>
        </m:r>
        <m:r>
          <w:ins w:id="190" w:author="Zhao, Shanshan (NIH/NIEHS) [E]" w:date="2026-04-28T11:58:00Z" w16du:dateUtc="2026-04-28T15:58:00Z">
            <w:rPr>
              <w:rFonts w:ascii="Cambria Math" w:hAnsi="Cambria Math"/>
            </w:rPr>
            <m:t xml:space="preserve"> l,p=1,…,P</m:t>
          </w:ins>
        </m:r>
      </m:oMath>
      <w:r>
        <w:t xml:space="preserve">. Since we would like the geometrical distance to reflect higher-dimensional measures, this problems comes down to minimizing the difference between </w:t>
      </w:r>
      <m:oMath>
        <m:r>
          <m:rPr>
            <m:sty m:val="b"/>
          </m:rPr>
          <w:rPr>
            <w:rFonts w:ascii="Cambria Math" w:hAnsi="Cambria Math"/>
          </w:rPr>
          <m:t>Δ</m:t>
        </m:r>
      </m:oMath>
      <w:r>
        <w:t xml:space="preserve"> and </w:t>
      </w:r>
      <m:oMath>
        <m:r>
          <m:rPr>
            <m:sty m:val="b"/>
          </m:rPr>
          <w:rPr>
            <w:rFonts w:ascii="Cambria Math" w:hAnsi="Cambria Math"/>
          </w:rPr>
          <m:t>D</m:t>
        </m:r>
      </m:oMath>
      <w:r>
        <w:t xml:space="preserve">. This leads to the </w:t>
      </w:r>
      <w:commentRangeStart w:id="191"/>
      <w:commentRangeStart w:id="192"/>
      <w:r>
        <w:t xml:space="preserve">stress loss function </w:t>
      </w:r>
      <w:commentRangeEnd w:id="191"/>
      <w:r w:rsidR="00624BA7">
        <w:rPr>
          <w:rStyle w:val="CommentReference"/>
          <w:sz w:val="24"/>
          <w:szCs w:val="24"/>
        </w:rPr>
        <w:commentReference w:id="191"/>
      </w:r>
      <w:commentRangeEnd w:id="192"/>
      <w:r w:rsidR="00B60476">
        <w:rPr>
          <w:rStyle w:val="CommentReference"/>
          <w:sz w:val="24"/>
          <w:szCs w:val="24"/>
        </w:rPr>
        <w:commentReference w:id="192"/>
      </w:r>
      <w:r>
        <w:t>(B.Kruskal 1964):</w:t>
      </w:r>
    </w:p>
    <w:p w14:paraId="5B5E09D9" w14:textId="77777777" w:rsidR="00AC3865" w:rsidRDefault="00000000">
      <w:pPr>
        <w:pStyle w:val="BodyText"/>
      </w:pPr>
      <m:oMathPara>
        <m:oMathParaPr>
          <m:jc m:val="center"/>
        </m:oMathParaPr>
        <m:oMath>
          <m:r>
            <w:rPr>
              <w:rFonts w:ascii="Cambria Math" w:hAnsi="Cambria Math"/>
            </w:rPr>
            <m:t>Stress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r>
                <m:rPr>
                  <m:sty m:val="b"/>
                </m:rPr>
                <w:rPr>
                  <w:rFonts w:ascii="Cambria Math" w:hAnsi="Cambria Math"/>
                </w:rPr>
                <m:t>Δ</m:t>
              </m:r>
              <m:r>
                <m:rPr>
                  <m:sty m:val="p"/>
                </m:rPr>
                <w:rPr>
                  <w:rFonts w:ascii="Cambria Math" w:hAnsi="Cambria Math"/>
                </w:rPr>
                <m:t>-</m:t>
              </m:r>
              <m:r>
                <m:rPr>
                  <m:sty m:val="b"/>
                </m:rPr>
                <w:rPr>
                  <w:rFonts w:ascii="Cambria Math" w:hAnsi="Cambria Math"/>
                </w:rPr>
                <m:t>D</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r>
                <m:rPr>
                  <m:sty m:val="b"/>
                </m:rPr>
                <w:rPr>
                  <w:rFonts w:ascii="Cambria Math" w:hAnsi="Cambria Math"/>
                </w:rPr>
                <m:t>Δ</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r>
            <m:rPr>
              <m:sty m:val="p"/>
            </m:rPr>
            <w:rPr>
              <w:rFonts w:ascii="Cambria Math" w:hAnsi="Cambria Math"/>
            </w:rPr>
            <m:t>.</m:t>
          </m:r>
        </m:oMath>
      </m:oMathPara>
    </w:p>
    <w:p w14:paraId="41ACC28B" w14:textId="22E06D5E" w:rsidR="00AC3865" w:rsidRDefault="00000000">
      <w:pPr>
        <w:pStyle w:val="FirstParagraph"/>
      </w:pPr>
      <w:r>
        <w:t xml:space="preserve">By minimizing the stress loss , we </w:t>
      </w:r>
      <w:del w:id="193" w:author="Zhao, Shanshan (NIH/NIEHS) [E]" w:date="2026-04-28T12:02:00Z" w16du:dateUtc="2026-04-28T16:02:00Z">
        <w:r w:rsidDel="009A2F8B">
          <w:delText xml:space="preserve">will be able to </w:delText>
        </w:r>
      </w:del>
      <w:r>
        <w:t xml:space="preserve">get the 2D coordinates that is most reflective of the </w:t>
      </w:r>
      <w:commentRangeStart w:id="194"/>
      <w:r>
        <w:t>correlation structure</w:t>
      </w:r>
      <w:commentRangeEnd w:id="194"/>
      <w:r w:rsidR="009A2F8B">
        <w:rPr>
          <w:rStyle w:val="CommentReference"/>
          <w:sz w:val="24"/>
          <w:szCs w:val="24"/>
        </w:rPr>
        <w:commentReference w:id="194"/>
      </w:r>
      <w:r>
        <w:t>.</w:t>
      </w:r>
      <w:ins w:id="195" w:author="Zhao, Shanshan (NIH/NIEHS) [E]" w:date="2026-04-28T12:03:00Z" w16du:dateUtc="2026-04-28T16:03:00Z">
        <w:r w:rsidR="00C02876">
          <w:t xml:space="preserve"> (mention existing algorithms for MDS)</w:t>
        </w:r>
      </w:ins>
    </w:p>
    <w:p w14:paraId="1BB019E0" w14:textId="77777777" w:rsidR="00AC3865" w:rsidRDefault="00000000">
      <w:pPr>
        <w:pStyle w:val="Heading2"/>
      </w:pPr>
      <w:bookmarkStart w:id="196" w:name="temporal-stability"/>
      <w:bookmarkEnd w:id="137"/>
      <w:r>
        <w:rPr>
          <w:rStyle w:val="SectionNumber"/>
        </w:rPr>
        <w:t>3.2</w:t>
      </w:r>
      <w:r>
        <w:tab/>
        <w:t>Temporal stability</w:t>
      </w:r>
    </w:p>
    <w:p w14:paraId="4DDD75E0" w14:textId="323C329C" w:rsidR="00AC3865" w:rsidRDefault="00000000">
      <w:pPr>
        <w:pStyle w:val="FirstParagraph"/>
      </w:pPr>
      <w:r>
        <w:t xml:space="preserve">Note that the MDS algorithm alone does not consider time changes. The classic algorithm proposed by (Gower 1966), as well as many its extensions, </w:t>
      </w:r>
      <w:del w:id="197" w:author="Zhao, Shanshan (NIH/NIEHS) [E]" w:date="2026-04-28T12:04:00Z" w16du:dateUtc="2026-04-28T16:04:00Z">
        <w:r w:rsidDel="00751E77">
          <w:delText>are able to visualize</w:delText>
        </w:r>
      </w:del>
      <w:ins w:id="198" w:author="Zhao, Shanshan (NIH/NIEHS) [E]" w:date="2026-04-28T12:04:00Z" w16du:dateUtc="2026-04-28T16:04:00Z">
        <w:r w:rsidR="00751E77">
          <w:t>produces</w:t>
        </w:r>
      </w:ins>
      <w:r>
        <w:t xml:space="preserve"> </w:t>
      </w:r>
      <w:commentRangeStart w:id="199"/>
      <w:r>
        <w:t xml:space="preserve">one matrix </w:t>
      </w:r>
      <w:commentRangeEnd w:id="199"/>
      <w:r w:rsidR="006A21C6">
        <w:rPr>
          <w:rStyle w:val="CommentReference"/>
          <w:sz w:val="24"/>
          <w:szCs w:val="24"/>
        </w:rPr>
        <w:commentReference w:id="199"/>
      </w:r>
      <w:r>
        <w:t xml:space="preserve">at a single time. </w:t>
      </w:r>
      <w:del w:id="200" w:author="Zhao, Shanshan (NIH/NIEHS) [E]" w:date="2026-04-28T12:07:00Z" w16du:dateUtc="2026-04-28T16:07:00Z">
        <w:r w:rsidDel="00712A4F">
          <w:delText>For a series of matrices at different time point, there needs to be one separate MDS procedure at each time point. We can consider the evolution process of data structure as a “movie”, then each representation generated by MDS at a specific time point would be a “frame”. However</w:delText>
        </w:r>
      </w:del>
      <w:ins w:id="201" w:author="Zhao, Shanshan (NIH/NIEHS) [E]" w:date="2026-04-28T12:07:00Z" w16du:dateUtc="2026-04-28T16:07:00Z">
        <w:r w:rsidR="00712A4F">
          <w:t>When we directly apply MDS to each time point for multivariate longitudinal data</w:t>
        </w:r>
      </w:ins>
      <w:r>
        <w:t xml:space="preserve">, </w:t>
      </w:r>
      <w:del w:id="202" w:author="Zhao, Shanshan (NIH/NIEHS) [E]" w:date="2026-04-28T12:07:00Z" w16du:dateUtc="2026-04-28T16:07:00Z">
        <w:r w:rsidDel="00712A4F">
          <w:delText>simple repeated implementation</w:delText>
        </w:r>
      </w:del>
      <w:ins w:id="203" w:author="Zhao, Shanshan (NIH/NIEHS) [E]" w:date="2026-04-28T12:07:00Z" w16du:dateUtc="2026-04-28T16:07:00Z">
        <w:r w:rsidR="00712A4F">
          <w:t xml:space="preserve">this </w:t>
        </w:r>
        <w:r w:rsidR="00712A4F">
          <w:lastRenderedPageBreak/>
          <w:t>can</w:t>
        </w:r>
      </w:ins>
      <w:r>
        <w:t xml:space="preserve"> cause visual instability </w:t>
      </w:r>
      <w:del w:id="204" w:author="Zhao, Shanshan (NIH/NIEHS) [E]" w:date="2026-04-28T12:08:00Z" w16du:dateUtc="2026-04-28T16:08:00Z">
        <w:r w:rsidDel="00712A4F">
          <w:delText>problems. Regeneration will induce</w:delText>
        </w:r>
      </w:del>
      <w:ins w:id="205" w:author="Zhao, Shanshan (NIH/NIEHS) [E]" w:date="2026-04-28T12:08:00Z" w16du:dateUtc="2026-04-28T16:08:00Z">
        <w:r w:rsidR="00E32513">
          <w:t>where</w:t>
        </w:r>
      </w:ins>
      <w:del w:id="206" w:author="Zhao, Shanshan (NIH/NIEHS) [E]" w:date="2026-04-28T12:08:00Z" w16du:dateUtc="2026-04-28T16:08:00Z">
        <w:r w:rsidDel="00E32513">
          <w:delText xml:space="preserve"> random initialization of vertices positions. Although the higher-dimensional structure can be presered at each time point,</w:delText>
        </w:r>
      </w:del>
      <w:r>
        <w:t xml:space="preserve"> variable nodes </w:t>
      </w:r>
      <w:ins w:id="207" w:author="Zhao, Shanshan (NIH/NIEHS) [E]" w:date="2026-04-28T12:08:00Z" w16du:dateUtc="2026-04-28T16:08:00Z">
        <w:r w:rsidR="00E32513">
          <w:t>can</w:t>
        </w:r>
      </w:ins>
      <w:del w:id="208" w:author="Zhao, Shanshan (NIH/NIEHS) [E]" w:date="2026-04-28T12:08:00Z" w16du:dateUtc="2026-04-28T16:08:00Z">
        <w:r w:rsidDel="00E32513">
          <w:delText>will</w:delText>
        </w:r>
      </w:del>
      <w:r>
        <w:t xml:space="preserve"> rotate around the surface with no connection to the previous time points</w:t>
      </w:r>
      <w:del w:id="209" w:author="Zhao, Shanshan (NIH/NIEHS) [E]" w:date="2026-04-28T12:08:00Z" w16du:dateUtc="2026-04-28T16:08:00Z">
        <w:r w:rsidDel="00E32513">
          <w:delText>, causing high visual instability and disorientation</w:delText>
        </w:r>
      </w:del>
      <w:r>
        <w:t xml:space="preserve">. </w:t>
      </w:r>
      <w:del w:id="210" w:author="Zhao, Shanshan (NIH/NIEHS) [E]" w:date="2026-04-28T12:09:00Z" w16du:dateUtc="2026-04-28T16:09:00Z">
        <w:r w:rsidDel="00E32513">
          <w:delText>This goes against the purpose of mlEDA, which is to introduce</w:delText>
        </w:r>
      </w:del>
      <w:ins w:id="211" w:author="Zhao, Shanshan (NIH/NIEHS) [E]" w:date="2026-04-28T12:09:00Z" w16du:dateUtc="2026-04-28T16:09:00Z">
        <w:r w:rsidR="00E32513">
          <w:t>To improve</w:t>
        </w:r>
      </w:ins>
      <w:r>
        <w:t xml:space="preserve"> intuitive visualization </w:t>
      </w:r>
      <w:del w:id="212" w:author="Zhao, Shanshan (NIH/NIEHS) [E]" w:date="2026-04-28T12:09:00Z" w16du:dateUtc="2026-04-28T16:09:00Z">
        <w:r w:rsidDel="00E32513">
          <w:delText xml:space="preserve">that is easy </w:delText>
        </w:r>
      </w:del>
      <w:r>
        <w:t>for human comprehension</w:t>
      </w:r>
      <w:ins w:id="213" w:author="Zhao, Shanshan (NIH/NIEHS) [E]" w:date="2026-04-28T12:09:00Z" w16du:dateUtc="2026-04-28T16:09:00Z">
        <w:r w:rsidR="00E32513">
          <w:t xml:space="preserve">, </w:t>
        </w:r>
      </w:ins>
      <w:del w:id="214" w:author="Zhao, Shanshan (NIH/NIEHS) [E]" w:date="2026-04-28T12:09:00Z" w16du:dateUtc="2026-04-28T16:09:00Z">
        <w:r w:rsidDel="00E32513">
          <w:delText xml:space="preserve">. A temporally stable extension of classic MDS is needed to solve this issue. In this section, </w:delText>
        </w:r>
      </w:del>
      <w:r>
        <w:t>we</w:t>
      </w:r>
      <w:ins w:id="215" w:author="Zhao, Shanshan (NIH/NIEHS) [E]" w:date="2026-04-28T12:09:00Z" w16du:dateUtc="2026-04-28T16:09:00Z">
        <w:r w:rsidR="00E32513">
          <w:t xml:space="preserve"> </w:t>
        </w:r>
      </w:ins>
      <w:del w:id="216" w:author="Zhao, Shanshan (NIH/NIEHS) [E]" w:date="2026-04-28T12:09:00Z" w16du:dateUtc="2026-04-28T16:09:00Z">
        <w:r w:rsidDel="00E32513">
          <w:delText xml:space="preserve"> will </w:delText>
        </w:r>
      </w:del>
      <w:r>
        <w:t xml:space="preserve">introduce two </w:t>
      </w:r>
      <w:del w:id="217" w:author="Zhao, Shanshan (NIH/NIEHS) [E]" w:date="2026-04-28T12:09:00Z" w16du:dateUtc="2026-04-28T16:09:00Z">
        <w:r w:rsidDel="00E32513">
          <w:delText xml:space="preserve">different </w:delText>
        </w:r>
      </w:del>
      <w:r>
        <w:t xml:space="preserve">approaches </w:t>
      </w:r>
      <w:del w:id="218" w:author="Zhao, Shanshan (NIH/NIEHS) [E]" w:date="2026-04-28T12:09:00Z" w16du:dateUtc="2026-04-28T16:09:00Z">
        <w:r w:rsidDel="00E32513">
          <w:delText>for this purpose</w:delText>
        </w:r>
      </w:del>
      <w:ins w:id="219" w:author="Zhao, Shanshan (NIH/NIEHS) [E]" w:date="2026-04-28T12:09:00Z" w16du:dateUtc="2026-04-28T16:09:00Z">
        <w:r w:rsidR="00E32513">
          <w:t>in mlEDA</w:t>
        </w:r>
      </w:ins>
      <w:r>
        <w:t>:</w:t>
      </w:r>
      <w:ins w:id="220" w:author="Zhao, Shanshan (NIH/NIEHS) [E]" w:date="2026-04-28T12:10:00Z" w16du:dateUtc="2026-04-28T16:10:00Z">
        <w:r w:rsidR="00E32513">
          <w:t xml:space="preserve"> a</w:t>
        </w:r>
      </w:ins>
      <w:r>
        <w:t xml:space="preserve"> </w:t>
      </w:r>
      <w:del w:id="221" w:author="Zhao, Shanshan (NIH/NIEHS) [E]" w:date="2026-04-28T12:10:00Z" w16du:dateUtc="2026-04-28T16:10:00Z">
        <w:r w:rsidDel="00E32513">
          <w:delText xml:space="preserve">Dynamic </w:delText>
        </w:r>
      </w:del>
      <w:ins w:id="222" w:author="Zhao, Shanshan (NIH/NIEHS) [E]" w:date="2026-04-28T12:10:00Z" w16du:dateUtc="2026-04-28T16:10:00Z">
        <w:r w:rsidR="00E32513">
          <w:t xml:space="preserve">dynamic </w:t>
        </w:r>
      </w:ins>
      <w:r>
        <w:t xml:space="preserve">MDS and </w:t>
      </w:r>
      <w:ins w:id="223" w:author="Zhao, Shanshan (NIH/NIEHS) [E]" w:date="2026-04-28T12:10:00Z" w16du:dateUtc="2026-04-28T16:10:00Z">
        <w:r w:rsidR="00E32513">
          <w:t xml:space="preserve">a </w:t>
        </w:r>
      </w:ins>
      <w:del w:id="224" w:author="Zhao, Shanshan (NIH/NIEHS) [E]" w:date="2026-04-28T12:10:00Z" w16du:dateUtc="2026-04-28T16:10:00Z">
        <w:r w:rsidDel="00E32513">
          <w:delText xml:space="preserve">Splines </w:delText>
        </w:r>
      </w:del>
      <w:ins w:id="225" w:author="Zhao, Shanshan (NIH/NIEHS) [E]" w:date="2026-04-28T12:10:00Z" w16du:dateUtc="2026-04-28T16:10:00Z">
        <w:r w:rsidR="00E32513">
          <w:t xml:space="preserve">splines </w:t>
        </w:r>
      </w:ins>
      <w:r>
        <w:t>MDS. The major difference between these two methods is how they perceive the time variable</w:t>
      </w:r>
      <w:del w:id="226" w:author="Zhao, Shanshan (NIH/NIEHS) [E]" w:date="2026-04-28T12:10:00Z" w16du:dateUtc="2026-04-28T16:10:00Z">
        <w:r w:rsidDel="00E32513">
          <w:delText>. While</w:delText>
        </w:r>
      </w:del>
      <w:ins w:id="227" w:author="Zhao, Shanshan (NIH/NIEHS) [E]" w:date="2026-04-28T12:10:00Z" w16du:dateUtc="2026-04-28T16:10:00Z">
        <w:r w:rsidR="00E32513">
          <w:t>, where</w:t>
        </w:r>
      </w:ins>
      <w:r>
        <w:t xml:space="preserve"> </w:t>
      </w:r>
      <w:del w:id="228" w:author="Zhao, Shanshan (NIH/NIEHS) [E]" w:date="2026-04-28T12:11:00Z" w16du:dateUtc="2026-04-28T16:11:00Z">
        <w:r w:rsidDel="00E32513">
          <w:delText xml:space="preserve">Dynamic </w:delText>
        </w:r>
      </w:del>
      <w:ins w:id="229" w:author="Zhao, Shanshan (NIH/NIEHS) [E]" w:date="2026-04-28T12:11:00Z" w16du:dateUtc="2026-04-28T16:11:00Z">
        <w:r w:rsidR="00E32513">
          <w:t xml:space="preserve">the dynamic </w:t>
        </w:r>
      </w:ins>
      <w:r>
        <w:t>MDS treats time as discrete</w:t>
      </w:r>
      <w:del w:id="230" w:author="Zhao, Shanshan (NIH/NIEHS) [E]" w:date="2026-04-28T12:11:00Z" w16du:dateUtc="2026-04-28T16:11:00Z">
        <w:r w:rsidDel="00E32513">
          <w:delText xml:space="preserve"> points</w:delText>
        </w:r>
      </w:del>
      <w:ins w:id="231" w:author="Zhao, Shanshan (NIH/NIEHS) [E]" w:date="2026-04-28T12:11:00Z" w16du:dateUtc="2026-04-28T16:11:00Z">
        <w:r w:rsidR="00E32513">
          <w:t xml:space="preserve"> and the </w:t>
        </w:r>
      </w:ins>
      <w:del w:id="232" w:author="Zhao, Shanshan (NIH/NIEHS) [E]" w:date="2026-04-28T12:11:00Z" w16du:dateUtc="2026-04-28T16:11:00Z">
        <w:r w:rsidDel="00E32513">
          <w:delText xml:space="preserve">, </w:delText>
        </w:r>
      </w:del>
      <w:ins w:id="233" w:author="Zhao, Shanshan (NIH/NIEHS) [E]" w:date="2026-04-28T12:11:00Z" w16du:dateUtc="2026-04-28T16:11:00Z">
        <w:r w:rsidR="00E32513">
          <w:t>s</w:t>
        </w:r>
      </w:ins>
      <w:del w:id="234" w:author="Zhao, Shanshan (NIH/NIEHS) [E]" w:date="2026-04-28T12:11:00Z" w16du:dateUtc="2026-04-28T16:11:00Z">
        <w:r w:rsidDel="00E32513">
          <w:delText>S</w:delText>
        </w:r>
      </w:del>
      <w:r>
        <w:t xml:space="preserve">plines MDS treats time as </w:t>
      </w:r>
      <w:del w:id="235" w:author="Zhao, Shanshan (NIH/NIEHS) [E]" w:date="2026-04-28T12:11:00Z" w16du:dateUtc="2026-04-28T16:11:00Z">
        <w:r w:rsidDel="00E32513">
          <w:delText xml:space="preserve">the observations of a </w:delText>
        </w:r>
      </w:del>
      <w:r>
        <w:t>continuous</w:t>
      </w:r>
      <w:del w:id="236" w:author="Zhao, Shanshan (NIH/NIEHS) [E]" w:date="2026-04-28T12:11:00Z" w16du:dateUtc="2026-04-28T16:11:00Z">
        <w:r w:rsidDel="00E32513">
          <w:delText xml:space="preserve"> variable</w:delText>
        </w:r>
      </w:del>
      <w:r>
        <w:t>.</w:t>
      </w:r>
    </w:p>
    <w:p w14:paraId="43FFE180" w14:textId="77777777" w:rsidR="00AC3865" w:rsidRDefault="00000000">
      <w:pPr>
        <w:pStyle w:val="Heading3"/>
      </w:pPr>
      <w:bookmarkStart w:id="237" w:name="dynamic-mds"/>
      <w:r>
        <w:rPr>
          <w:rStyle w:val="SectionNumber"/>
        </w:rPr>
        <w:t>3.2.1</w:t>
      </w:r>
      <w:r>
        <w:tab/>
      </w:r>
      <w:commentRangeStart w:id="238"/>
      <w:r>
        <w:t>Dynamic MDS</w:t>
      </w:r>
      <w:commentRangeEnd w:id="238"/>
      <w:r w:rsidR="000E7524">
        <w:rPr>
          <w:rStyle w:val="CommentReference"/>
          <w:sz w:val="28"/>
          <w:szCs w:val="28"/>
        </w:rPr>
        <w:commentReference w:id="238"/>
      </w:r>
    </w:p>
    <w:p w14:paraId="4A7ABE25" w14:textId="46695238" w:rsidR="00AC3865" w:rsidRDefault="00000000">
      <w:pPr>
        <w:pStyle w:val="FirstParagraph"/>
      </w:pPr>
      <w:r>
        <w:t xml:space="preserve">One way to achieve visual stability over time is to minimize the change of layout between adjacent time points. This leads us to the Dynamic MDS methods </w:t>
      </w:r>
      <w:del w:id="239" w:author="Zhao, Shanshan (NIH/NIEHS) [E]" w:date="2026-04-28T12:58:00Z" w16du:dateUtc="2026-04-28T16:58:00Z">
        <w:r w:rsidDel="00622F3E">
          <w:delText xml:space="preserve">by </w:delText>
        </w:r>
      </w:del>
      <w:r>
        <w:t xml:space="preserve">(Xu, Kliger, and Hero 2012), which </w:t>
      </w:r>
      <w:del w:id="240" w:author="Zhao, Shanshan (NIH/NIEHS) [E]" w:date="2026-04-28T12:58:00Z" w16du:dateUtc="2026-04-28T16:58:00Z">
        <w:r w:rsidDel="00622F3E">
          <w:delText>impose</w:delText>
        </w:r>
      </w:del>
      <w:ins w:id="241" w:author="Zhao, Shanshan (NIH/NIEHS) [E]" w:date="2026-04-28T12:58:00Z" w16du:dateUtc="2026-04-28T16:58:00Z">
        <w:r w:rsidR="00622F3E">
          <w:t>adds</w:t>
        </w:r>
      </w:ins>
      <w:ins w:id="242" w:author="Zhao, Shanshan (NIH/NIEHS) [E]" w:date="2026-04-28T12:59:00Z" w16du:dateUtc="2026-04-28T16:59:00Z">
        <w:r w:rsidR="00622F3E">
          <w:t xml:space="preserve"> a</w:t>
        </w:r>
      </w:ins>
      <w:del w:id="243" w:author="Zhao, Shanshan (NIH/NIEHS) [E]" w:date="2026-04-28T12:58:00Z" w16du:dateUtc="2026-04-28T16:58:00Z">
        <w:r w:rsidDel="00622F3E">
          <w:delText xml:space="preserve"> </w:delText>
        </w:r>
      </w:del>
      <w:ins w:id="244" w:author="Zhao, Shanshan (NIH/NIEHS) [E]" w:date="2026-04-28T12:58:00Z" w16du:dateUtc="2026-04-28T16:58:00Z">
        <w:r w:rsidR="00622F3E">
          <w:t xml:space="preserve"> </w:t>
        </w:r>
      </w:ins>
      <w:r>
        <w:t>penal</w:t>
      </w:r>
      <w:ins w:id="245" w:author="Zhao, Shanshan (NIH/NIEHS) [E]" w:date="2026-04-28T12:59:00Z" w16du:dateUtc="2026-04-28T16:59:00Z">
        <w:r w:rsidR="00622F3E">
          <w:t>ty term</w:t>
        </w:r>
      </w:ins>
      <w:del w:id="246" w:author="Zhao, Shanshan (NIH/NIEHS) [E]" w:date="2026-04-28T12:59:00Z" w16du:dateUtc="2026-04-28T16:59:00Z">
        <w:r w:rsidDel="00622F3E">
          <w:delText>ization</w:delText>
        </w:r>
      </w:del>
      <w:r>
        <w:t xml:space="preserve"> on the coordinate change between all adjacent slices</w:t>
      </w:r>
      <w:ins w:id="247" w:author="Zhao, Shanshan (NIH/NIEHS) [E]" w:date="2026-04-28T12:59:00Z" w16du:dateUtc="2026-04-28T16:59:00Z">
        <w:r w:rsidR="00622F3E">
          <w:t xml:space="preserve"> to the loss function</w:t>
        </w:r>
      </w:ins>
      <w:del w:id="248" w:author="Zhao, Shanshan (NIH/NIEHS) [E]" w:date="2026-04-28T12:59:00Z" w16du:dateUtc="2026-04-28T16:59:00Z">
        <w:r w:rsidDel="00622F3E">
          <w:delText>. The loss function in this case is penalized stress below</w:delText>
        </w:r>
      </w:del>
      <w:r>
        <w:t>:</w:t>
      </w:r>
    </w:p>
    <w:p w14:paraId="61DD78B1" w14:textId="77777777" w:rsidR="00AC3865" w:rsidRDefault="00000000">
      <w:pPr>
        <w:pStyle w:val="BodyText"/>
      </w:pPr>
      <w:commentRangeStart w:id="249"/>
      <m:oMathPara>
        <m:oMathParaPr>
          <m:jc m:val="center"/>
        </m:oMathParaPr>
        <m:oMath>
          <m:r>
            <w:rPr>
              <w:rFonts w:ascii="Cambria Math" w:hAnsi="Cambria Math"/>
            </w:rPr>
            <m:t>Loss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e>
          </m:nary>
          <w:commentRangeEnd w:id="249"/>
          <m:r>
            <m:rPr>
              <m:sty m:val="p"/>
            </m:rPr>
            <w:rPr>
              <w:rStyle w:val="CommentReference"/>
              <w:rFonts w:ascii="Cambria Math" w:hAnsi="Cambria Math"/>
              <w:sz w:val="24"/>
              <w:szCs w:val="24"/>
            </w:rPr>
            <w:commentReference w:id="249"/>
          </m:r>
          <m:r>
            <m:rPr>
              <m:sty m:val="p"/>
            </m:rPr>
            <w:rPr>
              <w:rFonts w:ascii="Cambria Math" w:hAnsi="Cambria Math"/>
            </w:rPr>
            <m:t>+</m:t>
          </m:r>
          <m:r>
            <w:rPr>
              <w:rFonts w:ascii="Cambria Math" w:hAnsi="Cambria Math"/>
            </w:rPr>
            <m:t>λ</m:t>
          </m:r>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r>
            <m:rPr>
              <m:sty m:val="p"/>
            </m:rPr>
            <w:rPr>
              <w:rFonts w:ascii="Cambria Math" w:hAnsi="Cambria Math"/>
            </w:rPr>
            <m:t>.</m:t>
          </m:r>
        </m:oMath>
      </m:oMathPara>
    </w:p>
    <w:p w14:paraId="0F842686" w14:textId="0F8F2C4F" w:rsidR="00F2117E" w:rsidRDefault="00000000">
      <w:pPr>
        <w:pStyle w:val="FirstParagraph"/>
        <w:rPr>
          <w:ins w:id="250" w:author="Zhao, Shanshan (NIH/NIEHS) [E]" w:date="2026-04-28T13:02:00Z" w16du:dateUtc="2026-04-28T17:02:00Z"/>
        </w:rPr>
      </w:pPr>
      <w:r>
        <w:t xml:space="preserve">This method is </w:t>
      </w:r>
      <w:del w:id="251" w:author="Zhao, Shanshan (NIH/NIEHS) [E]" w:date="2026-04-28T13:00:00Z" w16du:dateUtc="2026-04-28T17:00:00Z">
        <w:r w:rsidDel="00F2117E">
          <w:delText xml:space="preserve">very </w:delText>
        </w:r>
      </w:del>
      <w:r>
        <w:t xml:space="preserve">straightforward and works well on datasets that are regularly measured with </w:t>
      </w:r>
      <w:commentRangeStart w:id="252"/>
      <w:r>
        <w:t>low measurement density</w:t>
      </w:r>
      <w:commentRangeEnd w:id="252"/>
      <w:r w:rsidR="00F2117E">
        <w:rPr>
          <w:rStyle w:val="CommentReference"/>
          <w:sz w:val="24"/>
          <w:szCs w:val="24"/>
        </w:rPr>
        <w:commentReference w:id="252"/>
      </w:r>
      <w:r>
        <w:t xml:space="preserve">. </w:t>
      </w:r>
      <w:ins w:id="253" w:author="Zhao, Shanshan (NIH/NIEHS) [E]" w:date="2026-04-28T13:02:00Z" w16du:dateUtc="2026-04-28T17:02:00Z">
        <w:r w:rsidR="00F2117E">
          <w:t>(</w:t>
        </w:r>
      </w:ins>
      <w:ins w:id="254" w:author="Zhao, Shanshan (NIH/NIEHS) [E]" w:date="2026-04-28T13:03:00Z" w16du:dateUtc="2026-04-28T17:03:00Z">
        <w:r w:rsidR="00CF1A0E">
          <w:t xml:space="preserve">Need more discussions here. </w:t>
        </w:r>
      </w:ins>
      <w:ins w:id="255" w:author="Zhao, Shanshan (NIH/NIEHS) [E]" w:date="2026-04-28T13:02:00Z" w16du:dateUtc="2026-04-28T17:02:00Z">
        <w:r w:rsidR="00F2117E">
          <w:t>Briefly mention algorithm/package)</w:t>
        </w:r>
      </w:ins>
    </w:p>
    <w:p w14:paraId="63CFEDFB" w14:textId="77777777" w:rsidR="00F2117E" w:rsidRDefault="00F2117E">
      <w:pPr>
        <w:pStyle w:val="FirstParagraph"/>
        <w:rPr>
          <w:ins w:id="256" w:author="Zhao, Shanshan (NIH/NIEHS) [E]" w:date="2026-04-28T13:02:00Z" w16du:dateUtc="2026-04-28T17:02:00Z"/>
        </w:rPr>
      </w:pPr>
    </w:p>
    <w:p w14:paraId="086C03AF" w14:textId="55813767" w:rsidR="00AC3865" w:rsidRDefault="004A5C18">
      <w:pPr>
        <w:pStyle w:val="FirstParagraph"/>
      </w:pPr>
      <w:ins w:id="257" w:author="Zhao, Shanshan (NIH/NIEHS) [E]" w:date="2026-04-28T13:06:00Z" w16du:dateUtc="2026-04-28T17:06:00Z">
        <w:r>
          <w:t>C</w:t>
        </w:r>
      </w:ins>
      <w:del w:id="258" w:author="Zhao, Shanshan (NIH/NIEHS) [E]" w:date="2026-04-28T13:06:00Z" w16du:dateUtc="2026-04-28T17:06:00Z">
        <w:r w:rsidDel="004A5C18">
          <w:delText>However, the c</w:delText>
        </w:r>
      </w:del>
      <w:r>
        <w:t xml:space="preserve">omputation time </w:t>
      </w:r>
      <w:ins w:id="259" w:author="Zhao, Shanshan (NIH/NIEHS) [E]" w:date="2026-04-28T13:06:00Z" w16du:dateUtc="2026-04-28T17:06:00Z">
        <w:r>
          <w:t xml:space="preserve">for dynamic MDS </w:t>
        </w:r>
      </w:ins>
      <w:r>
        <w:t xml:space="preserve">increases exponentially with measurement grid density and </w:t>
      </w:r>
      <w:ins w:id="260" w:author="Zhao, Shanshan (NIH/NIEHS) [E]" w:date="2026-04-28T13:06:00Z" w16du:dateUtc="2026-04-28T17:06:00Z">
        <w:r>
          <w:t xml:space="preserve">can </w:t>
        </w:r>
      </w:ins>
      <w:r>
        <w:t>quickly become</w:t>
      </w:r>
      <w:del w:id="261" w:author="Zhao, Shanshan (NIH/NIEHS) [E]" w:date="2026-04-28T13:06:00Z" w16du:dateUtc="2026-04-28T17:06:00Z">
        <w:r w:rsidDel="004A5C18">
          <w:delText>s</w:delText>
        </w:r>
      </w:del>
      <w:r>
        <w:t xml:space="preserve"> unfeasible</w:t>
      </w:r>
      <w:ins w:id="262" w:author="Zhao, Shanshan (NIH/NIEHS) [E]" w:date="2026-04-28T13:13:00Z" w16du:dateUtc="2026-04-28T17:13:00Z">
        <w:r w:rsidR="00413D78">
          <w:t>, as it involves aggregating across time points</w:t>
        </w:r>
      </w:ins>
      <w:r>
        <w:t xml:space="preserve">. </w:t>
      </w:r>
      <w:del w:id="263" w:author="Zhao, Shanshan (NIH/NIEHS) [E]" w:date="2026-04-28T13:06:00Z" w16du:dateUtc="2026-04-28T17:06:00Z">
        <w:r w:rsidDel="004A5C18">
          <w:delText>In addition, t</w:delText>
        </w:r>
      </w:del>
      <w:ins w:id="264" w:author="Zhao, Shanshan (NIH/NIEHS) [E]" w:date="2026-04-28T13:07:00Z" w16du:dateUtc="2026-04-28T17:07:00Z">
        <w:r>
          <w:t>It</w:t>
        </w:r>
      </w:ins>
      <w:del w:id="265" w:author="Zhao, Shanshan (NIH/NIEHS) [E]" w:date="2026-04-28T13:07:00Z" w16du:dateUtc="2026-04-28T17:07:00Z">
        <w:r w:rsidDel="004A5C18">
          <w:delText>his method</w:delText>
        </w:r>
      </w:del>
      <w:r>
        <w:t xml:space="preserve"> also works poorly </w:t>
      </w:r>
      <w:del w:id="266" w:author="Zhao, Shanshan (NIH/NIEHS) [E]" w:date="2026-04-28T13:09:00Z" w16du:dateUtc="2026-04-28T17:09:00Z">
        <w:r w:rsidDel="000252DE">
          <w:delText xml:space="preserve">with </w:delText>
        </w:r>
      </w:del>
      <w:del w:id="267" w:author="Zhao, Shanshan (NIH/NIEHS) [E]" w:date="2026-04-28T13:07:00Z" w16du:dateUtc="2026-04-28T17:07:00Z">
        <w:r w:rsidDel="004A5C18">
          <w:delText xml:space="preserve">the presence of </w:delText>
        </w:r>
      </w:del>
      <w:del w:id="268" w:author="Zhao, Shanshan (NIH/NIEHS) [E]" w:date="2026-04-28T13:09:00Z" w16du:dateUtc="2026-04-28T17:09:00Z">
        <w:r w:rsidDel="000252DE">
          <w:delText xml:space="preserve">irregular measurement grid, </w:delText>
        </w:r>
      </w:del>
      <w:r>
        <w:t xml:space="preserve">when variables </w:t>
      </w:r>
      <w:del w:id="269" w:author="Zhao, Shanshan (NIH/NIEHS) [E]" w:date="2026-04-28T13:07:00Z" w16du:dateUtc="2026-04-28T17:07:00Z">
        <w:r w:rsidDel="004A5C18">
          <w:delText xml:space="preserve">in the data </w:delText>
        </w:r>
      </w:del>
      <w:r>
        <w:t xml:space="preserve">are measured at different time points. </w:t>
      </w:r>
      <w:ins w:id="270" w:author="Zhao, Shanshan (NIH/NIEHS) [E]" w:date="2026-04-28T13:14:00Z" w16du:dateUtc="2026-04-28T17:14:00Z">
        <w:r w:rsidR="00413D78">
          <w:t xml:space="preserve">From Equation  we can see that only vertices that are present in both adjacent time points can be counted into the penalization. </w:t>
        </w:r>
      </w:ins>
      <w:del w:id="271" w:author="Zhao, Shanshan (NIH/NIEHS) [E]" w:date="2026-04-28T13:14:00Z" w16du:dateUtc="2026-04-28T17:14:00Z">
        <w:r w:rsidDel="00413D78">
          <w:delText xml:space="preserve">Unfortunately, both issues are very common in practice. As </w:delText>
        </w:r>
      </w:del>
      <w:del w:id="272" w:author="Zhao, Shanshan (NIH/NIEHS) [E]" w:date="2026-04-28T13:07:00Z" w16du:dateUtc="2026-04-28T17:07:00Z">
        <w:r w:rsidDel="000252DE">
          <w:delText>in Section</w:delText>
        </w:r>
      </w:del>
      <w:del w:id="273" w:author="Zhao, Shanshan (NIH/NIEHS) [E]" w:date="2026-04-28T13:14:00Z" w16du:dateUtc="2026-04-28T17:14:00Z">
        <w:r w:rsidDel="00413D78">
          <w:delText xml:space="preserve"> , </w:delText>
        </w:r>
      </w:del>
      <w:ins w:id="274" w:author="Zhao, Shanshan (NIH/NIEHS) [E]" w:date="2026-04-28T13:14:00Z" w16du:dateUtc="2026-04-28T17:14:00Z">
        <w:r w:rsidR="00413D78">
          <w:t xml:space="preserve">For example </w:t>
        </w:r>
      </w:ins>
      <w:r>
        <w:t xml:space="preserve">in the IFED study, </w:t>
      </w:r>
      <w:del w:id="275" w:author="Zhao, Shanshan (NIH/NIEHS) [E]" w:date="2026-04-28T13:08:00Z" w16du:dateUtc="2026-04-28T17:08:00Z">
        <w:r w:rsidDel="000252DE">
          <w:delText>the three procedures are not scheduled in conjunction. O</w:delText>
        </w:r>
      </w:del>
      <w:ins w:id="276" w:author="Zhao, Shanshan (NIH/NIEHS) [E]" w:date="2026-04-28T13:08:00Z" w16du:dateUtc="2026-04-28T17:08:00Z">
        <w:r w:rsidR="000252DE">
          <w:t>o</w:t>
        </w:r>
      </w:ins>
      <w:r>
        <w:t xml:space="preserve">ffice visits and sample collection are </w:t>
      </w:r>
      <w:del w:id="277" w:author="Zhao, Shanshan (NIH/NIEHS) [E]" w:date="2026-04-28T13:08:00Z" w16du:dateUtc="2026-04-28T17:08:00Z">
        <w:r w:rsidDel="000252DE">
          <w:delText xml:space="preserve">scheduled </w:delText>
        </w:r>
      </w:del>
      <w:r>
        <w:t xml:space="preserve">twice as frequent as ultrasounds. </w:t>
      </w:r>
      <w:del w:id="278" w:author="Zhao, Shanshan (NIH/NIEHS) [E]" w:date="2026-04-28T13:14:00Z" w16du:dateUtc="2026-04-28T17:14:00Z">
        <w:r w:rsidDel="00413D78">
          <w:delText xml:space="preserve">From Equation  we can see that only vertices that are present in both adjacent time points can be counted into the penalization. </w:delText>
        </w:r>
      </w:del>
      <w:ins w:id="279" w:author="Zhao, Shanshan (NIH/NIEHS) [E]" w:date="2026-04-28T13:14:00Z" w16du:dateUtc="2026-04-28T17:14:00Z">
        <w:r w:rsidR="00413D78">
          <w:t>At</w:t>
        </w:r>
      </w:ins>
      <w:del w:id="280" w:author="Zhao, Shanshan (NIH/NIEHS) [E]" w:date="2026-04-28T13:10:00Z" w16du:dateUtc="2026-04-28T17:10:00Z">
        <w:r w:rsidDel="00413D78">
          <w:delText>A</w:delText>
        </w:r>
      </w:del>
      <w:del w:id="281" w:author="Zhao, Shanshan (NIH/NIEHS) [E]" w:date="2026-04-28T13:14:00Z" w16du:dateUtc="2026-04-28T17:14:00Z">
        <w:r w:rsidDel="00413D78">
          <w:delText>t</w:delText>
        </w:r>
      </w:del>
      <w:r>
        <w:t xml:space="preserve"> time points when </w:t>
      </w:r>
      <w:del w:id="282" w:author="Zhao, Shanshan (NIH/NIEHS) [E]" w:date="2026-04-28T13:11:00Z" w16du:dateUtc="2026-04-28T17:11:00Z">
        <w:r w:rsidDel="00413D78">
          <w:delText xml:space="preserve">growth measures and hormones are present but </w:delText>
        </w:r>
      </w:del>
      <w:r>
        <w:t xml:space="preserve">ultrasounds are </w:t>
      </w:r>
      <w:del w:id="283" w:author="Zhao, Shanshan (NIH/NIEHS) [E]" w:date="2026-04-28T13:11:00Z" w16du:dateUtc="2026-04-28T17:11:00Z">
        <w:r w:rsidDel="00413D78">
          <w:delText>complete missing</w:delText>
        </w:r>
      </w:del>
      <w:ins w:id="284" w:author="Zhao, Shanshan (NIH/NIEHS) [E]" w:date="2026-04-28T13:11:00Z" w16du:dateUtc="2026-04-28T17:11:00Z">
        <w:r w:rsidR="00413D78">
          <w:t>not scheduled</w:t>
        </w:r>
      </w:ins>
      <w:r>
        <w:t xml:space="preserve">, the relationship between </w:t>
      </w:r>
      <w:del w:id="285" w:author="Zhao, Shanshan (NIH/NIEHS) [E]" w:date="2026-04-28T13:11:00Z" w16du:dateUtc="2026-04-28T17:11:00Z">
        <w:r w:rsidDel="00413D78">
          <w:delText xml:space="preserve">ultrasounds </w:delText>
        </w:r>
      </w:del>
      <w:ins w:id="286" w:author="Zhao, Shanshan (NIH/NIEHS) [E]" w:date="2026-04-28T13:11:00Z" w16du:dateUtc="2026-04-28T17:11:00Z">
        <w:r w:rsidR="00413D78">
          <w:t xml:space="preserve">ultrasound measures </w:t>
        </w:r>
      </w:ins>
      <w:r>
        <w:t xml:space="preserve">and other </w:t>
      </w:r>
      <w:ins w:id="287" w:author="Zhao, Shanshan (NIH/NIEHS) [E]" w:date="2026-04-28T13:11:00Z" w16du:dateUtc="2026-04-28T17:11:00Z">
        <w:r w:rsidR="00413D78">
          <w:t>var</w:t>
        </w:r>
      </w:ins>
      <w:ins w:id="288" w:author="Zhao, Shanshan (NIH/NIEHS) [E]" w:date="2026-04-28T13:12:00Z" w16du:dateUtc="2026-04-28T17:12:00Z">
        <w:r w:rsidR="00413D78">
          <w:t>iables</w:t>
        </w:r>
      </w:ins>
      <w:del w:id="289" w:author="Zhao, Shanshan (NIH/NIEHS) [E]" w:date="2026-04-28T13:11:00Z" w16du:dateUtc="2026-04-28T17:11:00Z">
        <w:r w:rsidDel="00413D78">
          <w:delText>measures</w:delText>
        </w:r>
      </w:del>
      <w:r>
        <w:t xml:space="preserve"> cannot be calculated</w:t>
      </w:r>
      <w:del w:id="290" w:author="Zhao, Shanshan (NIH/NIEHS) [E]" w:date="2026-04-28T13:12:00Z" w16du:dateUtc="2026-04-28T17:12:00Z">
        <w:r w:rsidDel="00413D78">
          <w:delText>, and these variables cannot be visualized</w:delText>
        </w:r>
      </w:del>
      <w:r>
        <w:t>. Th</w:t>
      </w:r>
      <w:ins w:id="291" w:author="Zhao, Shanshan (NIH/NIEHS) [E]" w:date="2026-04-28T13:12:00Z" w16du:dateUtc="2026-04-28T17:12:00Z">
        <w:r w:rsidR="00413D78">
          <w:t>us</w:t>
        </w:r>
      </w:ins>
      <w:del w:id="292" w:author="Zhao, Shanshan (NIH/NIEHS) [E]" w:date="2026-04-28T13:12:00Z" w16du:dateUtc="2026-04-28T17:12:00Z">
        <w:r w:rsidDel="00413D78">
          <w:delText>e</w:delText>
        </w:r>
      </w:del>
      <w:r>
        <w:t xml:space="preserve"> </w:t>
      </w:r>
      <w:del w:id="293" w:author="Zhao, Shanshan (NIH/NIEHS) [E]" w:date="2026-04-28T13:15:00Z" w16du:dateUtc="2026-04-28T17:15:00Z">
        <w:r w:rsidDel="00413D78">
          <w:delText xml:space="preserve">corresponding </w:delText>
        </w:r>
      </w:del>
      <w:r>
        <w:t>vertices</w:t>
      </w:r>
      <w:ins w:id="294" w:author="Zhao, Shanshan (NIH/NIEHS) [E]" w:date="2026-04-28T13:15:00Z" w16du:dateUtc="2026-04-28T17:15:00Z">
        <w:r w:rsidR="00413D78">
          <w:t xml:space="preserve"> for ultrasound variables </w:t>
        </w:r>
      </w:ins>
      <w:del w:id="295" w:author="Zhao, Shanshan (NIH/NIEHS) [E]" w:date="2026-04-28T13:15:00Z" w16du:dateUtc="2026-04-28T17:15:00Z">
        <w:r w:rsidDel="00413D78">
          <w:delText xml:space="preserve">, as a consequence, </w:delText>
        </w:r>
      </w:del>
      <w:r>
        <w:t xml:space="preserve">will appear and disappear from the graph repeatedly, causing </w:t>
      </w:r>
      <w:del w:id="296" w:author="Zhao, Shanshan (NIH/NIEHS) [E]" w:date="2026-04-28T13:16:00Z" w16du:dateUtc="2026-04-28T17:16:00Z">
        <w:r w:rsidDel="00413D78">
          <w:delText xml:space="preserve">more </w:delText>
        </w:r>
      </w:del>
      <w:r>
        <w:t>visual disorientation.</w:t>
      </w:r>
    </w:p>
    <w:p w14:paraId="32D5FAD6" w14:textId="77777777" w:rsidR="00AC3865" w:rsidRDefault="00000000">
      <w:pPr>
        <w:pStyle w:val="Heading3"/>
      </w:pPr>
      <w:bookmarkStart w:id="297" w:name="splines-mds"/>
      <w:bookmarkEnd w:id="237"/>
      <w:r>
        <w:rPr>
          <w:rStyle w:val="SectionNumber"/>
        </w:rPr>
        <w:t>3.2.2</w:t>
      </w:r>
      <w:r>
        <w:tab/>
        <w:t>Splines MDS</w:t>
      </w:r>
    </w:p>
    <w:p w14:paraId="5604A84D" w14:textId="56FEDB28" w:rsidR="00AC3865" w:rsidRDefault="00000000">
      <w:pPr>
        <w:pStyle w:val="FirstParagraph"/>
      </w:pPr>
      <w:del w:id="298" w:author="Zhao, Shanshan (NIH/NIEHS) [E]" w:date="2026-04-28T13:44:00Z" w16du:dateUtc="2026-04-28T17:44:00Z">
        <w:r w:rsidDel="00A61D2B">
          <w:delText>While the relationship between variables changes with time</w:delText>
        </w:r>
      </w:del>
      <w:ins w:id="299" w:author="Zhao, Shanshan (NIH/NIEHS) [E]" w:date="2026-04-28T13:44:00Z" w16du:dateUtc="2026-04-28T17:44:00Z">
        <w:r w:rsidR="00A61D2B">
          <w:t xml:space="preserve">Instead of directly using the observed </w:t>
        </w:r>
      </w:ins>
      <w:ins w:id="300" w:author="Zhao, Shanshan (NIH/NIEHS) [E]" w:date="2026-04-28T13:45:00Z" w16du:dateUtc="2026-04-28T17:45:00Z">
        <w:r w:rsidR="00A61D2B">
          <w:t>variables across time</w:t>
        </w:r>
      </w:ins>
      <w:r>
        <w:t xml:space="preserve">, we </w:t>
      </w:r>
      <w:del w:id="301" w:author="Zhao, Shanshan (NIH/NIEHS) [E]" w:date="2026-04-28T13:47:00Z" w16du:dateUtc="2026-04-28T17:47:00Z">
        <w:r w:rsidDel="00A61D2B">
          <w:delText xml:space="preserve">can </w:delText>
        </w:r>
      </w:del>
      <w:ins w:id="302" w:author="Zhao, Shanshan (NIH/NIEHS) [E]" w:date="2026-04-28T13:47:00Z" w16du:dateUtc="2026-04-28T17:47:00Z">
        <w:r w:rsidR="00A61D2B">
          <w:t xml:space="preserve">now </w:t>
        </w:r>
      </w:ins>
      <w:del w:id="303" w:author="Zhao, Shanshan (NIH/NIEHS) [E]" w:date="2026-04-28T13:45:00Z" w16du:dateUtc="2026-04-28T17:45:00Z">
        <w:r w:rsidDel="00A61D2B">
          <w:delText xml:space="preserve">also </w:delText>
        </w:r>
      </w:del>
      <w:r>
        <w:t xml:space="preserve">assume </w:t>
      </w:r>
      <w:del w:id="304" w:author="Zhao, Shanshan (NIH/NIEHS) [E]" w:date="2026-04-28T13:45:00Z" w16du:dateUtc="2026-04-28T17:45:00Z">
        <w:r w:rsidDel="00A61D2B">
          <w:delText xml:space="preserve">this evolution to be </w:delText>
        </w:r>
      </w:del>
      <w:r>
        <w:t xml:space="preserve">a </w:t>
      </w:r>
      <w:ins w:id="305" w:author="Zhao, Shanshan (NIH/NIEHS) [E]" w:date="2026-04-28T13:46:00Z" w16du:dateUtc="2026-04-28T17:46:00Z">
        <w:r w:rsidR="00A61D2B">
          <w:t xml:space="preserve">latent </w:t>
        </w:r>
      </w:ins>
      <w:r>
        <w:t xml:space="preserve">smooth </w:t>
      </w:r>
      <w:ins w:id="306" w:author="Zhao, Shanshan (NIH/NIEHS) [E]" w:date="2026-04-28T13:45:00Z" w16du:dateUtc="2026-04-28T17:45:00Z">
        <w:r w:rsidR="00A61D2B">
          <w:t xml:space="preserve">evolution </w:t>
        </w:r>
      </w:ins>
      <w:r>
        <w:t>process</w:t>
      </w:r>
      <w:ins w:id="307" w:author="Zhao, Shanshan (NIH/NIEHS) [E]" w:date="2026-04-28T13:47:00Z" w16du:dateUtc="2026-04-28T17:47:00Z">
        <w:r w:rsidR="00A61D2B">
          <w:t xml:space="preserve"> for each variable</w:t>
        </w:r>
      </w:ins>
      <w:r>
        <w:t xml:space="preserve">. </w:t>
      </w:r>
      <w:ins w:id="308" w:author="Zhao, Shanshan (NIH/NIEHS) [E]" w:date="2026-04-28T13:48:00Z" w16du:dateUtc="2026-04-28T17:48:00Z">
        <w:r w:rsidR="00A61D2B">
          <w:t>Thus the</w:t>
        </w:r>
      </w:ins>
      <w:del w:id="309" w:author="Zhao, Shanshan (NIH/NIEHS) [E]" w:date="2026-04-28T13:48:00Z" w16du:dateUtc="2026-04-28T17:48:00Z">
        <w:r w:rsidDel="00A61D2B">
          <w:delText>It follows that its</w:delText>
        </w:r>
      </w:del>
      <w:r>
        <w:t xml:space="preserve"> lower-dimensional representation </w:t>
      </w:r>
      <w:del w:id="310" w:author="Zhao, Shanshan (NIH/NIEHS) [E]" w:date="2026-04-28T13:48:00Z" w16du:dateUtc="2026-04-28T17:48:00Z">
        <w:r w:rsidDel="00A61D2B">
          <w:delText>will also be</w:delText>
        </w:r>
      </w:del>
      <w:ins w:id="311" w:author="Zhao, Shanshan (NIH/NIEHS) [E]" w:date="2026-04-28T13:48:00Z" w16du:dateUtc="2026-04-28T17:48:00Z">
        <w:r w:rsidR="00A61D2B">
          <w:t>is also</w:t>
        </w:r>
      </w:ins>
      <w:r>
        <w:t xml:space="preserve"> a smooth process, represented by smooth coordinates  over time: </w:t>
      </w:r>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p2</m:t>
                </m:r>
              </m:sub>
            </m:sSub>
            <m:d>
              <m:dPr>
                <m:ctrlPr>
                  <w:rPr>
                    <w:rFonts w:ascii="Cambria Math" w:hAnsi="Cambria Math"/>
                  </w:rPr>
                </m:ctrlPr>
              </m:dPr>
              <m:e>
                <m:r>
                  <w:rPr>
                    <w:rFonts w:ascii="Cambria Math" w:hAnsi="Cambria Math"/>
                  </w:rPr>
                  <m:t>t</m:t>
                </m:r>
              </m:e>
            </m:d>
          </m:e>
        </m:d>
      </m:oMath>
      <w:r>
        <w:t xml:space="preserve">, </w:t>
      </w:r>
      <w:del w:id="312" w:author="Zhao, Shanshan (NIH/NIEHS) [E]" w:date="2026-04-28T13:48:00Z" w16du:dateUtc="2026-04-28T17:48:00Z">
        <w:r w:rsidDel="00A61D2B">
          <w:delText xml:space="preserve">where </w:delText>
        </w:r>
      </w:del>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A natural choise is to model the coordinates using spline</w:t>
      </w:r>
      <w:del w:id="313" w:author="Zhao, Shanshan (NIH/NIEHS) [E]" w:date="2026-04-28T13:49:00Z" w16du:dateUtc="2026-04-28T17:49:00Z">
        <w:r w:rsidDel="00E22A0C">
          <w:delText xml:space="preserve"> </w:delText>
        </w:r>
      </w:del>
      <w:ins w:id="314" w:author="Zhao, Shanshan (NIH/NIEHS) [E]" w:date="2026-04-28T13:49:00Z" w16du:dateUtc="2026-04-28T17:49:00Z">
        <w:r w:rsidR="00E22A0C">
          <w:t>s</w:t>
        </w:r>
      </w:ins>
      <w:del w:id="315" w:author="Zhao, Shanshan (NIH/NIEHS) [E]" w:date="2026-04-28T13:49:00Z" w16du:dateUtc="2026-04-28T17:49:00Z">
        <w:r w:rsidDel="00E22A0C">
          <w:delText>basis functions</w:delText>
        </w:r>
      </w:del>
      <w:r>
        <w:t>:</w:t>
      </w:r>
    </w:p>
    <w:p w14:paraId="0BB97388" w14:textId="7FF439A5" w:rsidR="00AC3865" w:rsidRDefault="00000000">
      <w:pPr>
        <w:pStyle w:val="BodyText"/>
        <w:rPr>
          <w:ins w:id="316" w:author="Zhao, Shanshan (NIH/NIEHS) [E]" w:date="2026-04-28T13:49:00Z" w16du:dateUtc="2026-04-28T17:49:00Z"/>
          <w:rFonts w:eastAsiaTheme="minorEastAsia"/>
        </w:rPr>
      </w:p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p1</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ξ</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r>
            <m:e>
              <m:sSub>
                <m:sSubPr>
                  <m:ctrlPr>
                    <w:rPr>
                      <w:rFonts w:ascii="Cambria Math" w:hAnsi="Cambria Math"/>
                    </w:rPr>
                  </m:ctrlPr>
                </m:sSubPr>
                <m:e>
                  <m:r>
                    <w:rPr>
                      <w:rFonts w:ascii="Cambria Math" w:hAnsi="Cambria Math"/>
                    </w:rPr>
                    <m:t>c</m:t>
                  </m:r>
                </m:e>
                <m:sub>
                  <m:r>
                    <w:rPr>
                      <w:rFonts w:ascii="Cambria Math" w:hAnsi="Cambria Math"/>
                    </w:rPr>
                    <m:t>p2</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ζ</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
      </m:oMath>
      <w:ins w:id="317" w:author="Zhao, Shanshan (NIH/NIEHS) [E]" w:date="2026-04-28T13:49:00Z" w16du:dateUtc="2026-04-28T17:49:00Z">
        <w:r w:rsidR="00B72224">
          <w:rPr>
            <w:rFonts w:eastAsiaTheme="minorEastAsia"/>
          </w:rPr>
          <w:t>,</w:t>
        </w:r>
      </w:ins>
    </w:p>
    <w:p w14:paraId="71602220" w14:textId="75A1DBE8" w:rsidR="00B72224" w:rsidRDefault="00B72224">
      <w:pPr>
        <w:pStyle w:val="BodyText"/>
      </w:pPr>
      <w:ins w:id="318" w:author="Zhao, Shanshan (NIH/NIEHS) [E]" w:date="2026-04-28T13:49:00Z" w16du:dateUtc="2026-04-28T17:49:00Z">
        <w:r>
          <w:rPr>
            <w:rFonts w:eastAsiaTheme="minorEastAsia"/>
          </w:rPr>
          <w:t>where (define each notation used in the above equation)</w:t>
        </w:r>
      </w:ins>
      <w:ins w:id="319" w:author="Zhao, Shanshan (NIH/NIEHS) [E]" w:date="2026-04-28T13:54:00Z" w16du:dateUtc="2026-04-28T17:54:00Z">
        <w:r w:rsidR="00B417CD">
          <w:rPr>
            <w:rFonts w:eastAsiaTheme="minorEastAsia"/>
          </w:rPr>
          <w:t xml:space="preserve">, and we denote </w:t>
        </w:r>
      </w:ins>
      <m:oMath>
        <m:r>
          <w:ins w:id="320" w:author="Zhao, Shanshan (NIH/NIEHS) [E]" w:date="2026-04-28T13:54:00Z" w16du:dateUtc="2026-04-28T17:54:00Z">
            <m:rPr>
              <m:sty m:val="b"/>
            </m:rPr>
            <w:rPr>
              <w:rFonts w:ascii="Cambria Math" w:hAnsi="Cambria Math"/>
            </w:rPr>
            <m:t>D</m:t>
          </w:ins>
        </m:r>
        <m:d>
          <m:dPr>
            <m:ctrlPr>
              <w:ins w:id="321" w:author="Zhao, Shanshan (NIH/NIEHS) [E]" w:date="2026-04-28T13:54:00Z" w16du:dateUtc="2026-04-28T17:54:00Z">
                <w:rPr>
                  <w:rFonts w:ascii="Cambria Math" w:hAnsi="Cambria Math"/>
                </w:rPr>
              </w:ins>
            </m:ctrlPr>
          </m:dPr>
          <m:e>
            <m:r>
              <w:ins w:id="322" w:author="Zhao, Shanshan (NIH/NIEHS) [E]" w:date="2026-04-28T13:54:00Z" w16du:dateUtc="2026-04-28T17:54:00Z">
                <w:rPr>
                  <w:rFonts w:ascii="Cambria Math" w:hAnsi="Cambria Math"/>
                </w:rPr>
                <m:t>t</m:t>
              </w:ins>
            </m:r>
            <m:r>
              <w:ins w:id="323" w:author="Zhao, Shanshan (NIH/NIEHS) [E]" w:date="2026-04-28T13:54:00Z" w16du:dateUtc="2026-04-28T17:54:00Z">
                <m:rPr>
                  <m:sty m:val="p"/>
                </m:rPr>
                <w:rPr>
                  <w:rFonts w:ascii="Cambria Math" w:hAnsi="Cambria Math"/>
                </w:rPr>
                <m:t>,</m:t>
              </w:ins>
            </m:r>
            <m:r>
              <w:ins w:id="324" w:author="Zhao, Shanshan (NIH/NIEHS) [E]" w:date="2026-04-28T13:54:00Z" w16du:dateUtc="2026-04-28T17:54:00Z">
                <m:rPr>
                  <m:sty m:val="b"/>
                </m:rPr>
                <w:rPr>
                  <w:rFonts w:ascii="Cambria Math" w:hAnsi="Cambria Math"/>
                </w:rPr>
                <m:t>ξ</m:t>
              </w:ins>
            </m:r>
            <m:r>
              <w:ins w:id="325" w:author="Zhao, Shanshan (NIH/NIEHS) [E]" w:date="2026-04-28T13:54:00Z" w16du:dateUtc="2026-04-28T17:54:00Z">
                <m:rPr>
                  <m:sty m:val="p"/>
                </m:rPr>
                <w:rPr>
                  <w:rFonts w:ascii="Cambria Math" w:hAnsi="Cambria Math"/>
                </w:rPr>
                <m:t>,</m:t>
              </w:ins>
            </m:r>
            <m:r>
              <w:ins w:id="326" w:author="Zhao, Shanshan (NIH/NIEHS) [E]" w:date="2026-04-28T13:54:00Z" w16du:dateUtc="2026-04-28T17:54:00Z">
                <m:rPr>
                  <m:sty m:val="b"/>
                </m:rPr>
                <w:rPr>
                  <w:rFonts w:ascii="Cambria Math" w:hAnsi="Cambria Math"/>
                </w:rPr>
                <m:t>ζ</m:t>
              </w:ins>
            </m:r>
          </m:e>
        </m:d>
        <m:r>
          <w:ins w:id="327" w:author="Zhao, Shanshan (NIH/NIEHS) [E]" w:date="2026-04-28T13:54:00Z" w16du:dateUtc="2026-04-28T17:54:00Z">
            <m:rPr>
              <m:sty m:val="p"/>
            </m:rPr>
            <w:rPr>
              <w:rFonts w:ascii="Cambria Math" w:hAnsi="Cambria Math"/>
            </w:rPr>
            <m:t>={</m:t>
          </w:ins>
        </m:r>
        <m:sSub>
          <m:sSubPr>
            <m:ctrlPr>
              <w:ins w:id="328" w:author="Zhao, Shanshan (NIH/NIEHS) [E]" w:date="2026-04-28T13:54:00Z" w16du:dateUtc="2026-04-28T17:54:00Z">
                <w:rPr>
                  <w:rFonts w:ascii="Cambria Math" w:hAnsi="Cambria Math"/>
                </w:rPr>
              </w:ins>
            </m:ctrlPr>
          </m:sSubPr>
          <m:e>
            <m:r>
              <w:ins w:id="329" w:author="Zhao, Shanshan (NIH/NIEHS) [E]" w:date="2026-04-28T13:54:00Z" w16du:dateUtc="2026-04-28T17:54:00Z">
                <m:rPr>
                  <m:sty m:val="b"/>
                </m:rPr>
                <w:rPr>
                  <w:rFonts w:ascii="Cambria Math" w:hAnsi="Cambria Math"/>
                </w:rPr>
                <m:t>c</m:t>
              </w:ins>
            </m:r>
          </m:e>
          <m:sub>
            <m:r>
              <w:ins w:id="330" w:author="Zhao, Shanshan (NIH/NIEHS) [E]" w:date="2026-04-28T13:54:00Z" w16du:dateUtc="2026-04-28T17:54:00Z">
                <w:rPr>
                  <w:rFonts w:ascii="Cambria Math" w:hAnsi="Cambria Math"/>
                </w:rPr>
                <m:t>p</m:t>
              </w:ins>
            </m:r>
          </m:sub>
        </m:sSub>
        <m:d>
          <m:dPr>
            <m:ctrlPr>
              <w:ins w:id="331" w:author="Zhao, Shanshan (NIH/NIEHS) [E]" w:date="2026-04-28T13:54:00Z" w16du:dateUtc="2026-04-28T17:54:00Z">
                <w:rPr>
                  <w:rFonts w:ascii="Cambria Math" w:hAnsi="Cambria Math"/>
                </w:rPr>
              </w:ins>
            </m:ctrlPr>
          </m:dPr>
          <m:e>
            <m:r>
              <w:ins w:id="332" w:author="Zhao, Shanshan (NIH/NIEHS) [E]" w:date="2026-04-28T13:54:00Z" w16du:dateUtc="2026-04-28T17:54:00Z">
                <w:rPr>
                  <w:rFonts w:ascii="Cambria Math" w:hAnsi="Cambria Math"/>
                </w:rPr>
                <m:t>t</m:t>
              </w:ins>
            </m:r>
          </m:e>
        </m:d>
        <m:r>
          <w:ins w:id="333" w:author="Zhao, Shanshan (NIH/NIEHS) [E]" w:date="2026-04-28T13:54:00Z" w16du:dateUtc="2026-04-28T17:54:00Z">
            <m:rPr>
              <m:sty m:val="p"/>
            </m:rPr>
            <w:rPr>
              <w:rFonts w:ascii="Cambria Math" w:hAnsi="Cambria Math"/>
            </w:rPr>
            <m:t>,</m:t>
          </w:ins>
        </m:r>
        <m:r>
          <w:ins w:id="334" w:author="Zhao, Shanshan (NIH/NIEHS) [E]" w:date="2026-04-28T13:54:00Z" w16du:dateUtc="2026-04-28T17:54:00Z">
            <w:rPr>
              <w:rFonts w:ascii="Cambria Math" w:hAnsi="Cambria Math"/>
            </w:rPr>
            <m:t>p</m:t>
          </w:ins>
        </m:r>
        <m:r>
          <w:ins w:id="335" w:author="Zhao, Shanshan (NIH/NIEHS) [E]" w:date="2026-04-28T13:54:00Z" w16du:dateUtc="2026-04-28T17:54:00Z">
            <m:rPr>
              <m:sty m:val="p"/>
            </m:rPr>
            <w:rPr>
              <w:rFonts w:ascii="Cambria Math" w:hAnsi="Cambria Math"/>
            </w:rPr>
            <m:t>=</m:t>
          </w:ins>
        </m:r>
        <m:r>
          <w:ins w:id="336" w:author="Zhao, Shanshan (NIH/NIEHS) [E]" w:date="2026-04-28T13:54:00Z" w16du:dateUtc="2026-04-28T17:54:00Z">
            <w:rPr>
              <w:rFonts w:ascii="Cambria Math" w:hAnsi="Cambria Math"/>
            </w:rPr>
            <m:t>1</m:t>
          </w:ins>
        </m:r>
        <m:r>
          <w:ins w:id="337" w:author="Zhao, Shanshan (NIH/NIEHS) [E]" w:date="2026-04-28T13:54:00Z" w16du:dateUtc="2026-04-28T17:54:00Z">
            <m:rPr>
              <m:sty m:val="p"/>
            </m:rPr>
            <w:rPr>
              <w:rFonts w:ascii="Cambria Math" w:hAnsi="Cambria Math"/>
            </w:rPr>
            <m:t>...</m:t>
          </w:ins>
        </m:r>
        <m:r>
          <w:ins w:id="338" w:author="Zhao, Shanshan (NIH/NIEHS) [E]" w:date="2026-04-28T13:54:00Z" w16du:dateUtc="2026-04-28T17:54:00Z">
            <w:rPr>
              <w:rFonts w:ascii="Cambria Math" w:hAnsi="Cambria Math"/>
            </w:rPr>
            <m:t>P</m:t>
          </w:ins>
        </m:r>
        <m:r>
          <w:ins w:id="339" w:author="Zhao, Shanshan (NIH/NIEHS) [E]" w:date="2026-04-28T13:54:00Z" w16du:dateUtc="2026-04-28T17:54:00Z">
            <m:rPr>
              <m:sty m:val="p"/>
            </m:rPr>
            <w:rPr>
              <w:rFonts w:ascii="Cambria Math" w:hAnsi="Cambria Math"/>
            </w:rPr>
            <m:t>}</m:t>
          </w:ins>
        </m:r>
      </m:oMath>
      <w:ins w:id="340" w:author="Zhao, Shanshan (NIH/NIEHS) [E]" w:date="2026-04-28T13:50:00Z" w16du:dateUtc="2026-04-28T17:50:00Z">
        <w:r>
          <w:rPr>
            <w:rFonts w:eastAsiaTheme="minorEastAsia"/>
          </w:rPr>
          <w:t>.</w:t>
        </w:r>
      </w:ins>
    </w:p>
    <w:p w14:paraId="6491EEE9" w14:textId="2D432294" w:rsidR="00AC3865" w:rsidRDefault="00000000">
      <w:pPr>
        <w:pStyle w:val="FirstParagraph"/>
      </w:pPr>
      <w:del w:id="341" w:author="Zhao, Shanshan (NIH/NIEHS) [E]" w:date="2026-04-28T13:54:00Z" w16du:dateUtc="2026-04-28T17:54:00Z">
        <w:r w:rsidDel="00B417CD">
          <w:lastRenderedPageBreak/>
          <w:delText>The position of the vertex indicating</w:delText>
        </w:r>
      </w:del>
      <w:ins w:id="342" w:author="Zhao, Shanshan (NIH/NIEHS) [E]" w:date="2026-04-28T13:54:00Z" w16du:dateUtc="2026-04-28T17:54:00Z">
        <w:r w:rsidR="00B417CD">
          <w:t>This formulation allows the position of</w:t>
        </w:r>
      </w:ins>
      <w:r>
        <w:t xml:space="preserve">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w:t>
      </w:r>
      <w:del w:id="343" w:author="Zhao, Shanshan (NIH/NIEHS) [E]" w:date="2026-04-28T13:54:00Z" w16du:dateUtc="2026-04-28T17:54:00Z">
        <w:r w:rsidDel="00B417CD">
          <w:delText>will then</w:delText>
        </w:r>
      </w:del>
      <w:ins w:id="344" w:author="Zhao, Shanshan (NIH/NIEHS) [E]" w:date="2026-04-28T13:54:00Z" w16du:dateUtc="2026-04-28T17:54:00Z">
        <w:r w:rsidR="00B417CD">
          <w:t>to</w:t>
        </w:r>
      </w:ins>
      <w:r>
        <w:t xml:space="preserve"> change smoothly with t, determined by parameters </w:t>
      </w:r>
      <m:oMath>
        <m:sSub>
          <m:sSubPr>
            <m:ctrlPr>
              <w:rPr>
                <w:rFonts w:ascii="Cambria Math" w:hAnsi="Cambria Math"/>
              </w:rPr>
            </m:ctrlPr>
          </m:sSubPr>
          <m:e>
            <m:r>
              <m:rPr>
                <m:sty m:val="b"/>
              </m:rPr>
              <w:rPr>
                <w:rFonts w:ascii="Cambria Math" w:hAnsi="Cambria Math"/>
              </w:rPr>
              <m:t>ξ</m:t>
            </m:r>
          </m:e>
          <m:sub>
            <m:r>
              <w:rPr>
                <w:rFonts w:ascii="Cambria Math" w:hAnsi="Cambria Math"/>
              </w:rPr>
              <m:t>p</m:t>
            </m:r>
          </m:sub>
        </m:sSub>
      </m:oMath>
      <w:r>
        <w:t xml:space="preserve"> and </w:t>
      </w:r>
      <m:oMath>
        <m:sSub>
          <m:sSubPr>
            <m:ctrlPr>
              <w:rPr>
                <w:rFonts w:ascii="Cambria Math" w:hAnsi="Cambria Math"/>
              </w:rPr>
            </m:ctrlPr>
          </m:sSubPr>
          <m:e>
            <m:r>
              <m:rPr>
                <m:sty m:val="b"/>
              </m:rPr>
              <w:rPr>
                <w:rFonts w:ascii="Cambria Math" w:hAnsi="Cambria Math"/>
              </w:rPr>
              <m:t>ζ</m:t>
            </m:r>
          </m:e>
          <m:sub>
            <m:r>
              <w:rPr>
                <w:rFonts w:ascii="Cambria Math" w:hAnsi="Cambria Math"/>
              </w:rPr>
              <m:t>p</m:t>
            </m:r>
          </m:sub>
        </m:sSub>
      </m:oMath>
      <w:r>
        <w:t xml:space="preserve">. </w:t>
      </w:r>
      <w:del w:id="345" w:author="Zhao, Shanshan (NIH/NIEHS) [E]" w:date="2026-04-28T13:54:00Z" w16du:dateUtc="2026-04-28T17:54:00Z">
        <w:r w:rsidDel="00B417CD">
          <w:delText xml:space="preserve">The lower dimensional representation </w:delText>
        </w:r>
      </w:del>
      <m:oMath>
        <m:r>
          <w:del w:id="346" w:author="Zhao, Shanshan (NIH/NIEHS) [E]" w:date="2026-04-28T13:54:00Z" w16du:dateUtc="2026-04-28T17:54:00Z">
            <m:rPr>
              <m:sty m:val="b"/>
            </m:rPr>
            <w:rPr>
              <w:rFonts w:ascii="Cambria Math" w:hAnsi="Cambria Math"/>
            </w:rPr>
            <m:t>D</m:t>
          </w:del>
        </m:r>
      </m:oMath>
      <w:del w:id="347" w:author="Zhao, Shanshan (NIH/NIEHS) [E]" w:date="2026-04-28T13:54:00Z" w16du:dateUtc="2026-04-28T17:54:00Z">
        <w:r w:rsidDel="00B417CD">
          <w:delText xml:space="preserve"> will be a collection of the smooth coordinates: </w:delText>
        </w:r>
      </w:del>
      <m:oMath>
        <m:r>
          <w:del w:id="348" w:author="Zhao, Shanshan (NIH/NIEHS) [E]" w:date="2026-04-28T13:54:00Z" w16du:dateUtc="2026-04-28T17:54:00Z">
            <m:rPr>
              <m:sty m:val="b"/>
            </m:rPr>
            <w:rPr>
              <w:rFonts w:ascii="Cambria Math" w:hAnsi="Cambria Math"/>
            </w:rPr>
            <m:t>D</m:t>
          </w:del>
        </m:r>
        <m:d>
          <m:dPr>
            <m:ctrlPr>
              <w:del w:id="349" w:author="Zhao, Shanshan (NIH/NIEHS) [E]" w:date="2026-04-28T13:54:00Z" w16du:dateUtc="2026-04-28T17:54:00Z">
                <w:rPr>
                  <w:rFonts w:ascii="Cambria Math" w:hAnsi="Cambria Math"/>
                </w:rPr>
              </w:del>
            </m:ctrlPr>
          </m:dPr>
          <m:e>
            <m:r>
              <w:del w:id="350" w:author="Zhao, Shanshan (NIH/NIEHS) [E]" w:date="2026-04-28T13:54:00Z" w16du:dateUtc="2026-04-28T17:54:00Z">
                <w:rPr>
                  <w:rFonts w:ascii="Cambria Math" w:hAnsi="Cambria Math"/>
                </w:rPr>
                <m:t>t</m:t>
              </w:del>
            </m:r>
            <m:r>
              <w:del w:id="351" w:author="Zhao, Shanshan (NIH/NIEHS) [E]" w:date="2026-04-28T13:54:00Z" w16du:dateUtc="2026-04-28T17:54:00Z">
                <m:rPr>
                  <m:sty m:val="p"/>
                </m:rPr>
                <w:rPr>
                  <w:rFonts w:ascii="Cambria Math" w:hAnsi="Cambria Math"/>
                </w:rPr>
                <m:t>,</m:t>
              </w:del>
            </m:r>
            <m:r>
              <w:del w:id="352" w:author="Zhao, Shanshan (NIH/NIEHS) [E]" w:date="2026-04-28T13:54:00Z" w16du:dateUtc="2026-04-28T17:54:00Z">
                <m:rPr>
                  <m:sty m:val="b"/>
                </m:rPr>
                <w:rPr>
                  <w:rFonts w:ascii="Cambria Math" w:hAnsi="Cambria Math"/>
                </w:rPr>
                <m:t>ξ</m:t>
              </w:del>
            </m:r>
            <m:r>
              <w:del w:id="353" w:author="Zhao, Shanshan (NIH/NIEHS) [E]" w:date="2026-04-28T13:54:00Z" w16du:dateUtc="2026-04-28T17:54:00Z">
                <m:rPr>
                  <m:sty m:val="p"/>
                </m:rPr>
                <w:rPr>
                  <w:rFonts w:ascii="Cambria Math" w:hAnsi="Cambria Math"/>
                </w:rPr>
                <m:t>,</m:t>
              </w:del>
            </m:r>
            <m:r>
              <w:del w:id="354" w:author="Zhao, Shanshan (NIH/NIEHS) [E]" w:date="2026-04-28T13:54:00Z" w16du:dateUtc="2026-04-28T17:54:00Z">
                <m:rPr>
                  <m:sty m:val="b"/>
                </m:rPr>
                <w:rPr>
                  <w:rFonts w:ascii="Cambria Math" w:hAnsi="Cambria Math"/>
                </w:rPr>
                <m:t>ζ</m:t>
              </w:del>
            </m:r>
          </m:e>
        </m:d>
        <m:r>
          <w:del w:id="355" w:author="Zhao, Shanshan (NIH/NIEHS) [E]" w:date="2026-04-28T13:54:00Z" w16du:dateUtc="2026-04-28T17:54:00Z">
            <m:rPr>
              <m:sty m:val="p"/>
            </m:rPr>
            <w:rPr>
              <w:rFonts w:ascii="Cambria Math" w:hAnsi="Cambria Math"/>
            </w:rPr>
            <m:t>={</m:t>
          </w:del>
        </m:r>
        <m:sSub>
          <m:sSubPr>
            <m:ctrlPr>
              <w:del w:id="356" w:author="Zhao, Shanshan (NIH/NIEHS) [E]" w:date="2026-04-28T13:54:00Z" w16du:dateUtc="2026-04-28T17:54:00Z">
                <w:rPr>
                  <w:rFonts w:ascii="Cambria Math" w:hAnsi="Cambria Math"/>
                </w:rPr>
              </w:del>
            </m:ctrlPr>
          </m:sSubPr>
          <m:e>
            <m:r>
              <w:del w:id="357" w:author="Zhao, Shanshan (NIH/NIEHS) [E]" w:date="2026-04-28T13:54:00Z" w16du:dateUtc="2026-04-28T17:54:00Z">
                <m:rPr>
                  <m:sty m:val="b"/>
                </m:rPr>
                <w:rPr>
                  <w:rFonts w:ascii="Cambria Math" w:hAnsi="Cambria Math"/>
                </w:rPr>
                <m:t>c</m:t>
              </w:del>
            </m:r>
          </m:e>
          <m:sub>
            <m:r>
              <w:del w:id="358" w:author="Zhao, Shanshan (NIH/NIEHS) [E]" w:date="2026-04-28T13:54:00Z" w16du:dateUtc="2026-04-28T17:54:00Z">
                <w:rPr>
                  <w:rFonts w:ascii="Cambria Math" w:hAnsi="Cambria Math"/>
                </w:rPr>
                <m:t>p</m:t>
              </w:del>
            </m:r>
          </m:sub>
        </m:sSub>
        <m:d>
          <m:dPr>
            <m:ctrlPr>
              <w:del w:id="359" w:author="Zhao, Shanshan (NIH/NIEHS) [E]" w:date="2026-04-28T13:54:00Z" w16du:dateUtc="2026-04-28T17:54:00Z">
                <w:rPr>
                  <w:rFonts w:ascii="Cambria Math" w:hAnsi="Cambria Math"/>
                </w:rPr>
              </w:del>
            </m:ctrlPr>
          </m:dPr>
          <m:e>
            <m:r>
              <w:del w:id="360" w:author="Zhao, Shanshan (NIH/NIEHS) [E]" w:date="2026-04-28T13:54:00Z" w16du:dateUtc="2026-04-28T17:54:00Z">
                <w:rPr>
                  <w:rFonts w:ascii="Cambria Math" w:hAnsi="Cambria Math"/>
                </w:rPr>
                <m:t>t</m:t>
              </w:del>
            </m:r>
          </m:e>
        </m:d>
        <m:r>
          <w:del w:id="361" w:author="Zhao, Shanshan (NIH/NIEHS) [E]" w:date="2026-04-28T13:54:00Z" w16du:dateUtc="2026-04-28T17:54:00Z">
            <m:rPr>
              <m:sty m:val="p"/>
            </m:rPr>
            <w:rPr>
              <w:rFonts w:ascii="Cambria Math" w:hAnsi="Cambria Math"/>
            </w:rPr>
            <m:t>,</m:t>
          </w:del>
        </m:r>
        <m:r>
          <w:del w:id="362" w:author="Zhao, Shanshan (NIH/NIEHS) [E]" w:date="2026-04-28T13:54:00Z" w16du:dateUtc="2026-04-28T17:54:00Z">
            <w:rPr>
              <w:rFonts w:ascii="Cambria Math" w:hAnsi="Cambria Math"/>
            </w:rPr>
            <m:t>p</m:t>
          </w:del>
        </m:r>
        <m:r>
          <w:del w:id="363" w:author="Zhao, Shanshan (NIH/NIEHS) [E]" w:date="2026-04-28T13:54:00Z" w16du:dateUtc="2026-04-28T17:54:00Z">
            <m:rPr>
              <m:sty m:val="p"/>
            </m:rPr>
            <w:rPr>
              <w:rFonts w:ascii="Cambria Math" w:hAnsi="Cambria Math"/>
            </w:rPr>
            <m:t>=</m:t>
          </w:del>
        </m:r>
        <m:r>
          <w:del w:id="364" w:author="Zhao, Shanshan (NIH/NIEHS) [E]" w:date="2026-04-28T13:54:00Z" w16du:dateUtc="2026-04-28T17:54:00Z">
            <w:rPr>
              <w:rFonts w:ascii="Cambria Math" w:hAnsi="Cambria Math"/>
            </w:rPr>
            <m:t>1</m:t>
          </w:del>
        </m:r>
        <m:r>
          <w:del w:id="365" w:author="Zhao, Shanshan (NIH/NIEHS) [E]" w:date="2026-04-28T13:54:00Z" w16du:dateUtc="2026-04-28T17:54:00Z">
            <m:rPr>
              <m:sty m:val="p"/>
            </m:rPr>
            <w:rPr>
              <w:rFonts w:ascii="Cambria Math" w:hAnsi="Cambria Math"/>
            </w:rPr>
            <m:t>...</m:t>
          </w:del>
        </m:r>
        <m:r>
          <w:del w:id="366" w:author="Zhao, Shanshan (NIH/NIEHS) [E]" w:date="2026-04-28T13:54:00Z" w16du:dateUtc="2026-04-28T17:54:00Z">
            <w:rPr>
              <w:rFonts w:ascii="Cambria Math" w:hAnsi="Cambria Math"/>
            </w:rPr>
            <m:t>P</m:t>
          </w:del>
        </m:r>
        <m:r>
          <w:del w:id="367" w:author="Zhao, Shanshan (NIH/NIEHS) [E]" w:date="2026-04-28T13:54:00Z" w16du:dateUtc="2026-04-28T17:54:00Z">
            <m:rPr>
              <m:sty m:val="p"/>
            </m:rPr>
            <w:rPr>
              <w:rFonts w:ascii="Cambria Math" w:hAnsi="Cambria Math"/>
            </w:rPr>
            <m:t>}</m:t>
          </w:del>
        </m:r>
      </m:oMath>
      <w:del w:id="368" w:author="Zhao, Shanshan (NIH/NIEHS) [E]" w:date="2026-04-28T13:54:00Z" w16du:dateUtc="2026-04-28T17:54:00Z">
        <w:r w:rsidDel="00B417CD">
          <w:delText xml:space="preserve">. </w:delText>
        </w:r>
      </w:del>
      <w:del w:id="369" w:author="Zhao, Shanshan (NIH/NIEHS) [E]" w:date="2026-04-28T13:55:00Z" w16du:dateUtc="2026-04-28T17:55:00Z">
        <w:r w:rsidDel="00B417CD">
          <w:delText>And the</w:delText>
        </w:r>
      </w:del>
      <w:ins w:id="370" w:author="Zhao, Shanshan (NIH/NIEHS) [E]" w:date="2026-04-28T13:55:00Z" w16du:dateUtc="2026-04-28T17:55:00Z">
        <w:r w:rsidR="00B417CD">
          <w:t>The corresponding</w:t>
        </w:r>
      </w:ins>
      <w:r>
        <w:t xml:space="preserve"> stress function can be written as </w:t>
      </w:r>
      <m:oMath>
        <m:r>
          <w:rPr>
            <w:rFonts w:ascii="Cambria Math" w:hAnsi="Cambria Math"/>
          </w:rPr>
          <m:t>Stress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r>
              <m:rPr>
                <m:sty m:val="b"/>
              </m:rPr>
              <w:rPr>
                <w:rFonts w:ascii="Cambria Math" w:hAnsi="Cambria Math"/>
              </w:rPr>
              <m:t>D</m:t>
            </m:r>
            <m:d>
              <m:dPr>
                <m:ctrlPr>
                  <w:rPr>
                    <w:rFonts w:ascii="Cambria Math" w:hAnsi="Cambria Math"/>
                  </w:rPr>
                </m:ctrlPr>
              </m:dPr>
              <m:e>
                <m:r>
                  <w:rPr>
                    <w:rFonts w:ascii="Cambria Math" w:hAnsi="Cambria Math"/>
                  </w:rPr>
                  <m:t>t</m:t>
                </m:r>
              </m:e>
            </m:d>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oMath>
      <w:r>
        <w:t xml:space="preserve">. </w:t>
      </w:r>
      <w:del w:id="371" w:author="Zhao, Shanshan (NIH/NIEHS) [E]" w:date="2026-04-28T13:55:00Z" w16du:dateUtc="2026-04-28T17:55:00Z">
        <w:r w:rsidDel="00B417CD">
          <w:delText>As time changes</w:delText>
        </w:r>
      </w:del>
      <w:ins w:id="372" w:author="Zhao, Shanshan (NIH/NIEHS) [E]" w:date="2026-04-28T13:55:00Z" w16du:dateUtc="2026-04-28T17:55:00Z">
        <w:r w:rsidR="00B417CD">
          <w:t>We further control</w:t>
        </w:r>
      </w:ins>
      <w:del w:id="373" w:author="Zhao, Shanshan (NIH/NIEHS) [E]" w:date="2026-04-28T13:55:00Z" w16du:dateUtc="2026-04-28T17:55:00Z">
        <w:r w:rsidDel="00B417CD">
          <w:delText>,</w:delText>
        </w:r>
      </w:del>
      <w:r>
        <w:t xml:space="preserve"> the stability of layout </w:t>
      </w:r>
      <w:del w:id="374" w:author="Zhao, Shanshan (NIH/NIEHS) [E]" w:date="2026-04-28T13:55:00Z" w16du:dateUtc="2026-04-28T17:55:00Z">
        <w:r w:rsidDel="00B417CD">
          <w:delText xml:space="preserve">can be controlled </w:delText>
        </w:r>
      </w:del>
      <w:r>
        <w:t xml:space="preserve">by penalizing the </w:t>
      </w:r>
      <w:del w:id="375" w:author="Zhao, Shanshan (NIH/NIEHS) [E]" w:date="2026-04-28T13:55:00Z" w16du:dateUtc="2026-04-28T17:55:00Z">
        <w:r w:rsidDel="00B417CD">
          <w:delText>“</w:delText>
        </w:r>
      </w:del>
      <w:r>
        <w:t>smoothness</w:t>
      </w:r>
      <w:del w:id="376" w:author="Zhao, Shanshan (NIH/NIEHS) [E]" w:date="2026-04-28T13:55:00Z" w16du:dateUtc="2026-04-28T17:55:00Z">
        <w:r w:rsidDel="00B417CD">
          <w:delText>”</w:delText>
        </w:r>
      </w:del>
      <w:r>
        <w:t xml:space="preserve"> of </w:t>
      </w:r>
      <w:ins w:id="377" w:author="Zhao, Shanshan (NIH/NIEHS) [E]" w:date="2026-04-28T13:57:00Z" w16du:dateUtc="2026-04-28T17:57:00Z">
        <w:r w:rsidR="00B417CD">
          <w:t xml:space="preserve">the </w:t>
        </w:r>
      </w:ins>
      <w:r>
        <w:t>coordinate functions</w:t>
      </w:r>
      <w:ins w:id="378" w:author="Zhao, Shanshan (NIH/NIEHS) [E]" w:date="2026-04-28T13:57:00Z" w16du:dateUtc="2026-04-28T17:57:00Z">
        <w:r w:rsidR="00B417CD">
          <w:t xml:space="preserve"> </w:t>
        </w:r>
      </w:ins>
      <m:oMath>
        <m:sSub>
          <m:sSubPr>
            <m:ctrlPr>
              <w:ins w:id="379" w:author="Zhao, Shanshan (NIH/NIEHS) [E]" w:date="2026-04-28T13:57:00Z" w16du:dateUtc="2026-04-28T17:57:00Z">
                <w:rPr>
                  <w:rFonts w:ascii="Cambria Math" w:hAnsi="Cambria Math"/>
                </w:rPr>
              </w:ins>
            </m:ctrlPr>
          </m:sSubPr>
          <m:e>
            <m:r>
              <w:ins w:id="380" w:author="Zhao, Shanshan (NIH/NIEHS) [E]" w:date="2026-04-28T13:57:00Z" w16du:dateUtc="2026-04-28T17:57:00Z">
                <m:rPr>
                  <m:sty m:val="b"/>
                </m:rPr>
                <w:rPr>
                  <w:rFonts w:ascii="Cambria Math" w:hAnsi="Cambria Math"/>
                </w:rPr>
                <m:t>ξ</m:t>
              </w:ins>
            </m:r>
          </m:e>
          <m:sub>
            <m:r>
              <w:ins w:id="381" w:author="Zhao, Shanshan (NIH/NIEHS) [E]" w:date="2026-04-28T13:57:00Z" w16du:dateUtc="2026-04-28T17:57:00Z">
                <w:rPr>
                  <w:rFonts w:ascii="Cambria Math" w:hAnsi="Cambria Math"/>
                </w:rPr>
                <m:t>p</m:t>
              </w:ins>
            </m:r>
          </m:sub>
        </m:sSub>
        <m:r>
          <w:ins w:id="382" w:author="Zhao, Shanshan (NIH/NIEHS) [E]" w:date="2026-04-28T13:57:00Z" w16du:dateUtc="2026-04-28T17:57:00Z">
            <m:rPr>
              <m:sty m:val="b"/>
            </m:rPr>
            <w:rPr>
              <w:rFonts w:ascii="Cambria Math" w:hAnsi="Cambria Math"/>
            </w:rPr>
            <m:t>Φ</m:t>
          </w:ins>
        </m:r>
        <m:d>
          <m:dPr>
            <m:ctrlPr>
              <w:ins w:id="383" w:author="Zhao, Shanshan (NIH/NIEHS) [E]" w:date="2026-04-28T13:57:00Z" w16du:dateUtc="2026-04-28T17:57:00Z">
                <w:rPr>
                  <w:rFonts w:ascii="Cambria Math" w:hAnsi="Cambria Math"/>
                </w:rPr>
              </w:ins>
            </m:ctrlPr>
          </m:dPr>
          <m:e>
            <m:r>
              <w:ins w:id="384" w:author="Zhao, Shanshan (NIH/NIEHS) [E]" w:date="2026-04-28T13:57:00Z" w16du:dateUtc="2026-04-28T17:57:00Z">
                <w:rPr>
                  <w:rFonts w:ascii="Cambria Math" w:hAnsi="Cambria Math"/>
                </w:rPr>
                <m:t>t</m:t>
              </w:ins>
            </m:r>
          </m:e>
        </m:d>
      </m:oMath>
      <w:ins w:id="385" w:author="Zhao, Shanshan (NIH/NIEHS) [E]" w:date="2026-04-28T13:57:00Z" w16du:dateUtc="2026-04-28T17:57:00Z">
        <w:r w:rsidR="00B417CD">
          <w:rPr>
            <w:rFonts w:eastAsiaTheme="minorEastAsia"/>
          </w:rPr>
          <w:t xml:space="preserve"> and </w:t>
        </w:r>
      </w:ins>
      <m:oMath>
        <m:sSub>
          <m:sSubPr>
            <m:ctrlPr>
              <w:ins w:id="386" w:author="Zhao, Shanshan (NIH/NIEHS) [E]" w:date="2026-04-28T13:57:00Z" w16du:dateUtc="2026-04-28T17:57:00Z">
                <w:rPr>
                  <w:rFonts w:ascii="Cambria Math" w:hAnsi="Cambria Math"/>
                </w:rPr>
              </w:ins>
            </m:ctrlPr>
          </m:sSubPr>
          <m:e>
            <m:r>
              <w:ins w:id="387" w:author="Zhao, Shanshan (NIH/NIEHS) [E]" w:date="2026-04-28T13:57:00Z" w16du:dateUtc="2026-04-28T17:57:00Z">
                <m:rPr>
                  <m:sty m:val="b"/>
                </m:rPr>
                <w:rPr>
                  <w:rFonts w:ascii="Cambria Math" w:hAnsi="Cambria Math"/>
                </w:rPr>
                <m:t>ζ</m:t>
              </w:ins>
            </m:r>
          </m:e>
          <m:sub>
            <m:r>
              <w:ins w:id="388" w:author="Zhao, Shanshan (NIH/NIEHS) [E]" w:date="2026-04-28T13:57:00Z" w16du:dateUtc="2026-04-28T17:57:00Z">
                <w:rPr>
                  <w:rFonts w:ascii="Cambria Math" w:hAnsi="Cambria Math"/>
                </w:rPr>
                <m:t>p</m:t>
              </w:ins>
            </m:r>
          </m:sub>
        </m:sSub>
        <m:r>
          <w:ins w:id="389" w:author="Zhao, Shanshan (NIH/NIEHS) [E]" w:date="2026-04-28T13:57:00Z" w16du:dateUtc="2026-04-28T17:57:00Z">
            <m:rPr>
              <m:sty m:val="b"/>
            </m:rPr>
            <w:rPr>
              <w:rFonts w:ascii="Cambria Math" w:hAnsi="Cambria Math"/>
            </w:rPr>
            <m:t>Φ</m:t>
          </w:ins>
        </m:r>
        <m:d>
          <m:dPr>
            <m:ctrlPr>
              <w:ins w:id="390" w:author="Zhao, Shanshan (NIH/NIEHS) [E]" w:date="2026-04-28T13:57:00Z" w16du:dateUtc="2026-04-28T17:57:00Z">
                <w:rPr>
                  <w:rFonts w:ascii="Cambria Math" w:hAnsi="Cambria Math"/>
                </w:rPr>
              </w:ins>
            </m:ctrlPr>
          </m:dPr>
          <m:e>
            <m:r>
              <w:ins w:id="391" w:author="Zhao, Shanshan (NIH/NIEHS) [E]" w:date="2026-04-28T13:57:00Z" w16du:dateUtc="2026-04-28T17:57:00Z">
                <w:rPr>
                  <w:rFonts w:ascii="Cambria Math" w:hAnsi="Cambria Math"/>
                </w:rPr>
                <m:t>t</m:t>
              </w:ins>
            </m:r>
          </m:e>
        </m:d>
      </m:oMath>
      <w:del w:id="392" w:author="Zhao, Shanshan (NIH/NIEHS) [E]" w:date="2026-04-28T13:56:00Z" w16du:dateUtc="2026-04-28T17:56:00Z">
        <w:r w:rsidDel="00B417CD">
          <w:delText xml:space="preserve">, </w:delText>
        </w:r>
      </w:del>
      <w:del w:id="393" w:author="Zhao, Shanshan (NIH/NIEHS) [E]" w:date="2026-04-28T13:55:00Z" w16du:dateUtc="2026-04-28T17:55:00Z">
        <w:r w:rsidDel="00B417CD">
          <w:delText xml:space="preserve">such </w:delText>
        </w:r>
      </w:del>
      <w:del w:id="394" w:author="Zhao, Shanshan (NIH/NIEHS) [E]" w:date="2026-04-28T13:56:00Z" w16du:dateUtc="2026-04-28T17:56:00Z">
        <w:r w:rsidDel="00B417CD">
          <w:delText>as their second derivatives</w:delText>
        </w:r>
      </w:del>
      <w:r>
        <w:t>:</w:t>
      </w:r>
    </w:p>
    <w:p w14:paraId="4D875DED" w14:textId="77777777" w:rsidR="00AC3865"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Loss</m:t>
                </m:r>
                <m:d>
                  <m:dPr>
                    <m:ctrlPr>
                      <w:rPr>
                        <w:rFonts w:ascii="Cambria Math" w:hAnsi="Cambria Math"/>
                      </w:rPr>
                    </m:ctrlPr>
                  </m:dPr>
                  <m:e>
                    <m:r>
                      <m:rPr>
                        <m:sty m:val="b"/>
                      </m:rPr>
                      <w:rPr>
                        <w:rFonts w:ascii="Cambria Math" w:hAnsi="Cambria Math"/>
                      </w:rPr>
                      <m:t>ξ</m:t>
                    </m:r>
                    <m:r>
                      <m:rPr>
                        <m:sty m:val="p"/>
                      </m:rPr>
                      <w:rPr>
                        <w:rFonts w:ascii="Cambria Math" w:hAnsi="Cambria Math"/>
                      </w:rPr>
                      <m:t>,</m:t>
                    </m:r>
                    <m:r>
                      <m:rPr>
                        <m:sty m:val="b"/>
                      </m:rPr>
                      <w:rPr>
                        <w:rFonts w:ascii="Cambria Math" w:hAnsi="Cambria Math"/>
                      </w:rPr>
                      <m:t>ζ</m:t>
                    </m:r>
                  </m:e>
                </m:d>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S</m:t>
                    </m:r>
                  </m:e>
                </m:nary>
                <m:r>
                  <w:rPr>
                    <w:rFonts w:ascii="Cambria Math" w:hAnsi="Cambria Math"/>
                  </w:rPr>
                  <m:t>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r>
                      <w:rPr>
                        <w:rFonts w:ascii="Cambria Math" w:hAnsi="Cambria Math"/>
                      </w:rPr>
                      <m:t>λ</m:t>
                    </m:r>
                  </m:e>
                </m:nary>
                <w:commentRangeStart w:id="395"/>
                <w:commentRangeStart w:id="396"/>
                <m:d>
                  <m:dPr>
                    <m:ctrlPr>
                      <w:rPr>
                        <w:rFonts w:ascii="Cambria Math" w:hAnsi="Cambria Math"/>
                      </w:rPr>
                    </m:ctrlPr>
                  </m:dPr>
                  <m:e>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e>
                </m:d>
                <m:r>
                  <m:rPr>
                    <m:sty m:val="b"/>
                  </m:rPr>
                  <w:rPr>
                    <w:rFonts w:ascii="Cambria Math" w:hAnsi="Cambria Math"/>
                  </w:rPr>
                  <m:t>Φ</m:t>
                </m:r>
                <m:r>
                  <m:rPr>
                    <m:sty m:val="p"/>
                  </m:rPr>
                  <w:rPr>
                    <w:rFonts w:ascii="Cambria Math" w:hAnsi="Cambria Math"/>
                  </w:rPr>
                  <m:t>″</m:t>
                </m:r>
                <w:commentRangeEnd w:id="395"/>
                <m:r>
                  <m:rPr>
                    <m:sty m:val="p"/>
                  </m:rPr>
                  <w:rPr>
                    <w:rStyle w:val="CommentReference"/>
                    <w:rFonts w:ascii="Cambria Math" w:hAnsi="Cambria Math"/>
                    <w:sz w:val="24"/>
                    <w:szCs w:val="24"/>
                  </w:rPr>
                  <w:commentReference w:id="395"/>
                </m:r>
                <w:commentRangeEnd w:id="396"/>
                <m:r>
                  <m:rPr>
                    <m:sty m:val="p"/>
                  </m:rPr>
                  <w:rPr>
                    <w:rStyle w:val="CommentReference"/>
                    <w:rFonts w:ascii="Cambria Math" w:hAnsi="Cambria Math"/>
                    <w:sz w:val="24"/>
                    <w:szCs w:val="24"/>
                  </w:rPr>
                  <w:commentReference w:id="396"/>
                </m:r>
              </m:e>
            </m:mr>
          </m:m>
        </m:oMath>
      </m:oMathPara>
    </w:p>
    <w:p w14:paraId="268FD6E1" w14:textId="511E7556" w:rsidR="008B4666" w:rsidRDefault="001403F3">
      <w:pPr>
        <w:pStyle w:val="FirstParagraph"/>
        <w:rPr>
          <w:ins w:id="397" w:author="Zhao, Shanshan (NIH/NIEHS) [E]" w:date="2026-04-28T13:58:00Z" w16du:dateUtc="2026-04-28T17:58:00Z"/>
        </w:rPr>
      </w:pPr>
      <w:ins w:id="398" w:author="Zhao, Shanshan (NIH/NIEHS) [E]" w:date="2026-04-28T13:58:00Z" w16du:dateUtc="2026-04-28T17:58:00Z">
        <w:r>
          <w:t>(</w:t>
        </w:r>
      </w:ins>
      <w:ins w:id="399" w:author="Zhao, Shanshan (NIH/NIEHS) [E]" w:date="2026-04-28T14:01:00Z" w16du:dateUtc="2026-04-28T18:01:00Z">
        <w:r w:rsidR="00C105F0">
          <w:t xml:space="preserve">add </w:t>
        </w:r>
      </w:ins>
      <w:ins w:id="400" w:author="Zhao, Shanshan (NIH/NIEHS) [E]" w:date="2026-04-28T13:58:00Z" w16du:dateUtc="2026-04-28T17:58:00Z">
        <w:r>
          <w:t xml:space="preserve">brief discussion of algorithm and availability in mlEDA) </w:t>
        </w:r>
      </w:ins>
    </w:p>
    <w:p w14:paraId="5D2B1B8C" w14:textId="1B03CCE9" w:rsidR="00AC3865" w:rsidDel="00872DFD" w:rsidRDefault="00000000">
      <w:pPr>
        <w:pStyle w:val="FirstParagraph"/>
        <w:rPr>
          <w:del w:id="401" w:author="Zhao, Shanshan (NIH/NIEHS) [E]" w:date="2026-04-28T15:59:00Z" w16du:dateUtc="2026-04-28T19:59:00Z"/>
        </w:rPr>
      </w:pPr>
      <w:r>
        <w:t xml:space="preserve">Splines MDS </w:t>
      </w:r>
      <w:del w:id="402" w:author="Zhao, Shanshan (NIH/NIEHS) [E]" w:date="2026-04-28T13:58:00Z" w16du:dateUtc="2026-04-28T17:58:00Z">
        <w:r w:rsidDel="008B4666">
          <w:delText xml:space="preserve">layout estimated by minimizing Equation  </w:delText>
        </w:r>
      </w:del>
      <w:r>
        <w:t xml:space="preserve">has a few advantages over the </w:t>
      </w:r>
      <w:del w:id="403" w:author="Zhao, Shanshan (NIH/NIEHS) [E]" w:date="2026-04-28T13:58:00Z" w16du:dateUtc="2026-04-28T17:58:00Z">
        <w:r w:rsidDel="008B4666">
          <w:delText xml:space="preserve">Dynamic </w:delText>
        </w:r>
      </w:del>
      <w:ins w:id="404" w:author="Zhao, Shanshan (NIH/NIEHS) [E]" w:date="2026-04-28T13:58:00Z" w16du:dateUtc="2026-04-28T17:58:00Z">
        <w:r w:rsidR="008B4666">
          <w:t xml:space="preserve">dynamic </w:t>
        </w:r>
      </w:ins>
      <w:r>
        <w:t xml:space="preserve">MDS approach. First of all, </w:t>
      </w:r>
      <w:commentRangeStart w:id="405"/>
      <w:r>
        <w:t>the Splines basis functions are</w:t>
      </w:r>
      <w:del w:id="406" w:author="Jin, Ying (NIH/NIEHS) [F]" w:date="2026-04-29T11:38:00Z" w16du:dateUtc="2026-04-29T15:38:00Z">
        <w:r w:rsidDel="0063077C">
          <w:delText xml:space="preserve"> </w:delText>
        </w:r>
      </w:del>
      <w:ins w:id="407" w:author="Jin, Ying (NIH/NIEHS) [F]" w:date="2026-04-29T11:38:00Z" w16du:dateUtc="2026-04-29T15:38:00Z">
        <w:r w:rsidR="0063077C">
          <w:t xml:space="preserve"> defined across follow-up time</w:t>
        </w:r>
      </w:ins>
      <w:del w:id="408" w:author="Jin, Ying (NIH/NIEHS) [F]" w:date="2026-04-29T11:38:00Z" w16du:dateUtc="2026-04-29T15:38:00Z">
        <w:r w:rsidDel="0063077C">
          <w:delText>shared across variables</w:delText>
        </w:r>
      </w:del>
      <w:r>
        <w:t xml:space="preserve">. </w:t>
      </w:r>
      <w:commentRangeEnd w:id="405"/>
      <w:r w:rsidR="009E6A33">
        <w:rPr>
          <w:rStyle w:val="CommentReference"/>
          <w:sz w:val="24"/>
          <w:szCs w:val="24"/>
        </w:rPr>
        <w:commentReference w:id="405"/>
      </w:r>
      <w:del w:id="409" w:author="Zhao, Shanshan (NIH/NIEHS) [E]" w:date="2026-04-28T15:54:00Z" w16du:dateUtc="2026-04-28T19:54:00Z">
        <w:r w:rsidDel="009E6A33">
          <w:delText xml:space="preserve">Therefore, the vertex coordinates computed here is determined by spline basis coefficients </w:delText>
        </w:r>
      </w:del>
      <m:oMath>
        <m:sSub>
          <m:sSubPr>
            <m:ctrlPr>
              <w:del w:id="410" w:author="Zhao, Shanshan (NIH/NIEHS) [E]" w:date="2026-04-28T15:54:00Z" w16du:dateUtc="2026-04-28T19:54:00Z">
                <w:rPr>
                  <w:rFonts w:ascii="Cambria Math" w:hAnsi="Cambria Math"/>
                </w:rPr>
              </w:del>
            </m:ctrlPr>
          </m:sSubPr>
          <m:e>
            <m:r>
              <w:del w:id="411" w:author="Zhao, Shanshan (NIH/NIEHS) [E]" w:date="2026-04-28T15:54:00Z" w16du:dateUtc="2026-04-28T19:54:00Z">
                <m:rPr>
                  <m:sty m:val="b"/>
                </m:rPr>
                <w:rPr>
                  <w:rFonts w:ascii="Cambria Math" w:hAnsi="Cambria Math"/>
                </w:rPr>
                <m:t>ξ</m:t>
              </w:del>
            </m:r>
          </m:e>
          <m:sub>
            <m:r>
              <w:del w:id="412" w:author="Zhao, Shanshan (NIH/NIEHS) [E]" w:date="2026-04-28T15:54:00Z" w16du:dateUtc="2026-04-28T19:54:00Z">
                <w:rPr>
                  <w:rFonts w:ascii="Cambria Math" w:hAnsi="Cambria Math"/>
                </w:rPr>
                <m:t>p</m:t>
              </w:del>
            </m:r>
          </m:sub>
        </m:sSub>
        <m:r>
          <w:del w:id="413" w:author="Zhao, Shanshan (NIH/NIEHS) [E]" w:date="2026-04-28T15:54:00Z" w16du:dateUtc="2026-04-28T19:54:00Z">
            <m:rPr>
              <m:sty m:val="p"/>
            </m:rPr>
            <w:rPr>
              <w:rFonts w:ascii="Cambria Math" w:hAnsi="Cambria Math"/>
            </w:rPr>
            <m:t>,</m:t>
          </w:del>
        </m:r>
        <m:sSub>
          <m:sSubPr>
            <m:ctrlPr>
              <w:del w:id="414" w:author="Zhao, Shanshan (NIH/NIEHS) [E]" w:date="2026-04-28T15:54:00Z" w16du:dateUtc="2026-04-28T19:54:00Z">
                <w:rPr>
                  <w:rFonts w:ascii="Cambria Math" w:hAnsi="Cambria Math"/>
                </w:rPr>
              </w:del>
            </m:ctrlPr>
          </m:sSubPr>
          <m:e>
            <m:r>
              <w:del w:id="415" w:author="Zhao, Shanshan (NIH/NIEHS) [E]" w:date="2026-04-28T15:54:00Z" w16du:dateUtc="2026-04-28T19:54:00Z">
                <m:rPr>
                  <m:sty m:val="b"/>
                </m:rPr>
                <w:rPr>
                  <w:rFonts w:ascii="Cambria Math" w:hAnsi="Cambria Math"/>
                </w:rPr>
                <m:t>ζ</m:t>
              </w:del>
            </m:r>
          </m:e>
          <m:sub>
            <m:r>
              <w:del w:id="416" w:author="Zhao, Shanshan (NIH/NIEHS) [E]" w:date="2026-04-28T15:54:00Z" w16du:dateUtc="2026-04-28T19:54:00Z">
                <w:rPr>
                  <w:rFonts w:ascii="Cambria Math" w:hAnsi="Cambria Math"/>
                </w:rPr>
                <m:t>p</m:t>
              </w:del>
            </m:r>
          </m:sub>
        </m:sSub>
      </m:oMath>
      <w:del w:id="417" w:author="Zhao, Shanshan (NIH/NIEHS) [E]" w:date="2026-04-28T15:54:00Z" w16du:dateUtc="2026-04-28T19:54:00Z">
        <w:r w:rsidDel="009E6A33">
          <w:delText xml:space="preserve">, which are time-independent. </w:delText>
        </w:r>
      </w:del>
      <w:r>
        <w:t>With irregular measurement grid, although some variables can be completely missing at some time points, their layout could still be computed in a consistent manner</w:t>
      </w:r>
      <w:del w:id="418" w:author="Zhao, Shanshan (NIH/NIEHS) [E]" w:date="2026-04-28T15:57:00Z" w16du:dateUtc="2026-04-28T19:57:00Z">
        <w:r w:rsidDel="00CC6EAF">
          <w:delText>. The mlEDA app supports this function and annotates the completely missing variables with unfilled circles instead of solid nodes. This keeps</w:delText>
        </w:r>
      </w:del>
      <w:ins w:id="419" w:author="Zhao, Shanshan (NIH/NIEHS) [E]" w:date="2026-04-28T15:57:00Z" w16du:dateUtc="2026-04-28T19:57:00Z">
        <w:r w:rsidR="00CC6EAF">
          <w:t>, to keep</w:t>
        </w:r>
      </w:ins>
      <w:r>
        <w:t xml:space="preserve"> all variables in the plot </w:t>
      </w:r>
      <w:del w:id="420" w:author="Zhao, Shanshan (NIH/NIEHS) [E]" w:date="2026-04-28T15:57:00Z" w16du:dateUtc="2026-04-28T19:57:00Z">
        <w:r w:rsidDel="00CC6EAF">
          <w:delText>and thus makes it more</w:delText>
        </w:r>
      </w:del>
      <w:ins w:id="421" w:author="Zhao, Shanshan (NIH/NIEHS) [E]" w:date="2026-04-28T15:57:00Z" w16du:dateUtc="2026-04-28T19:57:00Z">
        <w:r w:rsidR="00CC6EAF">
          <w:t>for</w:t>
        </w:r>
      </w:ins>
      <w:r>
        <w:t xml:space="preserve"> visual</w:t>
      </w:r>
      <w:ins w:id="422" w:author="Zhao, Shanshan (NIH/NIEHS) [E]" w:date="2026-04-28T15:57:00Z" w16du:dateUtc="2026-04-28T19:57:00Z">
        <w:r w:rsidR="00CC6EAF">
          <w:t xml:space="preserve"> </w:t>
        </w:r>
      </w:ins>
      <w:del w:id="423" w:author="Zhao, Shanshan (NIH/NIEHS) [E]" w:date="2026-04-28T15:57:00Z" w16du:dateUtc="2026-04-28T19:57:00Z">
        <w:r w:rsidDel="00CC6EAF">
          <w:delText xml:space="preserve">ly </w:delText>
        </w:r>
      </w:del>
      <w:r>
        <w:t>stab</w:t>
      </w:r>
      <w:ins w:id="424" w:author="Zhao, Shanshan (NIH/NIEHS) [E]" w:date="2026-04-28T15:57:00Z" w16du:dateUtc="2026-04-28T19:57:00Z">
        <w:r w:rsidR="00CC6EAF">
          <w:t>ility</w:t>
        </w:r>
      </w:ins>
      <w:del w:id="425" w:author="Zhao, Shanshan (NIH/NIEHS) [E]" w:date="2026-04-28T15:57:00Z" w16du:dateUtc="2026-04-28T19:57:00Z">
        <w:r w:rsidDel="00CC6EAF">
          <w:delText>le,</w:delText>
        </w:r>
      </w:del>
      <w:ins w:id="426" w:author="Zhao, Shanshan (NIH/NIEHS) [E]" w:date="2026-04-28T15:57:00Z" w16du:dateUtc="2026-04-28T19:57:00Z">
        <w:r w:rsidR="00CC6EAF">
          <w:t>.</w:t>
        </w:r>
      </w:ins>
      <w:r>
        <w:t xml:space="preserve"> </w:t>
      </w:r>
      <w:ins w:id="427" w:author="Zhao, Shanshan (NIH/NIEHS) [E]" w:date="2026-04-28T15:58:00Z" w16du:dateUtc="2026-04-28T19:58:00Z">
        <w:r w:rsidR="00CC6EAF">
          <w:t>The smooth transition across time also allows users to observe</w:t>
        </w:r>
      </w:ins>
      <w:del w:id="428" w:author="Zhao, Shanshan (NIH/NIEHS) [E]" w:date="2026-04-28T15:58:00Z" w16du:dateUtc="2026-04-28T19:58:00Z">
        <w:r w:rsidDel="00CC6EAF">
          <w:delText>revealing smooth,</w:delText>
        </w:r>
      </w:del>
      <w:r>
        <w:t xml:space="preserve"> gradual structural evolution over time without the burdent of </w:t>
      </w:r>
      <w:del w:id="429" w:author="Zhao, Shanshan (NIH/NIEHS) [E]" w:date="2026-04-28T15:58:00Z" w16du:dateUtc="2026-04-28T19:58:00Z">
        <w:r w:rsidDel="00CC6EAF">
          <w:delText xml:space="preserve">constantly adjusting to </w:delText>
        </w:r>
      </w:del>
      <w:r>
        <w:t>disppearing/reappearing nodes.</w:t>
      </w:r>
      <w:ins w:id="430" w:author="Zhao, Shanshan (NIH/NIEHS) [E]" w:date="2026-04-28T15:59:00Z" w16du:dateUtc="2026-04-28T19:59:00Z">
        <w:r w:rsidR="00872DFD">
          <w:t xml:space="preserve"> </w:t>
        </w:r>
      </w:ins>
    </w:p>
    <w:p w14:paraId="59CCAA84" w14:textId="22B536C8" w:rsidR="00AC3865" w:rsidRDefault="00000000">
      <w:pPr>
        <w:pStyle w:val="FirstParagraph"/>
        <w:pPrChange w:id="431" w:author="Zhao, Shanshan (NIH/NIEHS) [E]" w:date="2026-04-28T15:59:00Z" w16du:dateUtc="2026-04-28T19:59:00Z">
          <w:pPr>
            <w:pStyle w:val="BodyText"/>
          </w:pPr>
        </w:pPrChange>
      </w:pPr>
      <w:r>
        <w:t xml:space="preserve">In addition, with </w:t>
      </w:r>
      <w:del w:id="432" w:author="Zhao, Shanshan (NIH/NIEHS) [E]" w:date="2026-04-28T15:59:00Z" w16du:dateUtc="2026-04-28T19:59:00Z">
        <w:r w:rsidDel="00872DFD">
          <w:delText>the measurement grid is dense</w:delText>
        </w:r>
      </w:del>
      <w:ins w:id="433" w:author="Zhao, Shanshan (NIH/NIEHS) [E]" w:date="2026-04-28T15:59:00Z" w16du:dateUtc="2026-04-28T19:59:00Z">
        <w:r w:rsidR="00872DFD">
          <w:t>large number of time points</w:t>
        </w:r>
      </w:ins>
      <w:r>
        <w:t xml:space="preserve">, the loss function </w:t>
      </w:r>
      <w:del w:id="434" w:author="Zhao, Shanshan (NIH/NIEHS) [E]" w:date="2026-04-28T16:00:00Z" w16du:dateUtc="2026-04-28T20:00:00Z">
        <w:r w:rsidDel="00872DFD">
          <w:delText xml:space="preserve"> </w:delText>
        </w:r>
      </w:del>
      <w:r>
        <w:t xml:space="preserve">is </w:t>
      </w:r>
      <w:del w:id="435" w:author="Zhao, Shanshan (NIH/NIEHS) [E]" w:date="2026-04-28T16:00:00Z" w16du:dateUtc="2026-04-28T20:00:00Z">
        <w:r w:rsidDel="00872DFD">
          <w:delText xml:space="preserve">a lot more </w:delText>
        </w:r>
      </w:del>
      <w:r>
        <w:t>efficient to minimize</w:t>
      </w:r>
      <w:ins w:id="436" w:author="Zhao, Shanshan (NIH/NIEHS) [E]" w:date="2026-04-28T15:59:00Z" w16du:dateUtc="2026-04-28T19:59:00Z">
        <w:r w:rsidR="00872DFD">
          <w:t xml:space="preserve"> with </w:t>
        </w:r>
      </w:ins>
      <w:del w:id="437" w:author="Zhao, Shanshan (NIH/NIEHS) [E]" w:date="2026-04-28T15:59:00Z" w16du:dateUtc="2026-04-28T19:59:00Z">
        <w:r w:rsidDel="00872DFD">
          <w:delText xml:space="preserve">, because it estimates </w:delText>
        </w:r>
      </w:del>
      <w:r>
        <w:t>a lot less parameters and</w:t>
      </w:r>
      <w:ins w:id="438" w:author="Zhao, Shanshan (NIH/NIEHS) [E]" w:date="2026-04-28T16:00:00Z" w16du:dateUtc="2026-04-28T20:00:00Z">
        <w:r w:rsidR="00872DFD">
          <w:t xml:space="preserve"> </w:t>
        </w:r>
      </w:ins>
      <w:del w:id="439" w:author="Zhao, Shanshan (NIH/NIEHS) [E]" w:date="2026-04-28T16:00:00Z" w16du:dateUtc="2026-04-28T20:00:00Z">
        <w:r w:rsidDel="00872DFD">
          <w:delText xml:space="preserve"> also </w:delText>
        </w:r>
      </w:del>
      <w:r>
        <w:t xml:space="preserve">can be paralleled over time. For example, </w:t>
      </w:r>
      <w:del w:id="440" w:author="Zhao, Shanshan (NIH/NIEHS) [E]" w:date="2026-04-28T16:01:00Z" w16du:dateUtc="2026-04-28T20:01:00Z">
        <w:r w:rsidDel="00872DFD">
          <w:delText xml:space="preserve">the different of </w:delText>
        </w:r>
      </w:del>
      <w:r>
        <w:t xml:space="preserve">computation time </w:t>
      </w:r>
      <w:del w:id="441" w:author="Zhao, Shanshan (NIH/NIEHS) [E]" w:date="2026-04-28T16:01:00Z" w16du:dateUtc="2026-04-28T20:01:00Z">
        <w:r w:rsidDel="00872DFD">
          <w:delText xml:space="preserve">between </w:delText>
        </w:r>
      </w:del>
      <w:ins w:id="442" w:author="Zhao, Shanshan (NIH/NIEHS) [E]" w:date="2026-04-28T16:01:00Z" w16du:dateUtc="2026-04-28T20:01:00Z">
        <w:r w:rsidR="00872DFD">
          <w:t>for d</w:t>
        </w:r>
      </w:ins>
      <w:del w:id="443" w:author="Zhao, Shanshan (NIH/NIEHS) [E]" w:date="2026-04-28T16:01:00Z" w16du:dateUtc="2026-04-28T20:01:00Z">
        <w:r w:rsidDel="00872DFD">
          <w:delText>D</w:delText>
        </w:r>
      </w:del>
      <w:r>
        <w:t xml:space="preserve">ynamic </w:t>
      </w:r>
      <w:ins w:id="444" w:author="Zhao, Shanshan (NIH/NIEHS) [E]" w:date="2026-04-28T16:01:00Z" w16du:dateUtc="2026-04-28T20:01:00Z">
        <w:r w:rsidR="00872DFD">
          <w:t xml:space="preserve">MDS with </w:t>
        </w:r>
      </w:ins>
      <w:del w:id="445" w:author="Zhao, Shanshan (NIH/NIEHS) [E]" w:date="2026-04-28T16:01:00Z" w16du:dateUtc="2026-04-28T20:01:00Z">
        <w:r w:rsidDel="00872DFD">
          <w:delText xml:space="preserve">and Splines MDS, when used on </w:delText>
        </w:r>
      </w:del>
      <w:r>
        <w:t>IFED data with age as time</w:t>
      </w:r>
      <w:del w:id="446" w:author="Zhao, Shanshan (NIH/NIEHS) [E]" w:date="2026-04-28T16:01:00Z" w16du:dateUtc="2026-04-28T20:01:00Z">
        <w:r w:rsidDel="00872DFD">
          <w:delText>,</w:delText>
        </w:r>
      </w:del>
      <w:r>
        <w:t xml:space="preserve"> is </w:t>
      </w:r>
      <w:commentRangeStart w:id="447"/>
      <w:commentRangeStart w:id="448"/>
      <w:r>
        <w:t>a few hours</w:t>
      </w:r>
      <w:commentRangeEnd w:id="447"/>
      <w:r w:rsidR="00872DFD">
        <w:rPr>
          <w:rStyle w:val="CommentReference"/>
          <w:sz w:val="24"/>
          <w:szCs w:val="24"/>
        </w:rPr>
        <w:commentReference w:id="447"/>
      </w:r>
      <w:commentRangeEnd w:id="448"/>
      <w:r w:rsidR="00684CDA">
        <w:rPr>
          <w:rStyle w:val="CommentReference"/>
          <w:sz w:val="24"/>
          <w:szCs w:val="24"/>
        </w:rPr>
        <w:commentReference w:id="448"/>
      </w:r>
      <w:ins w:id="449" w:author="Zhao, Shanshan (NIH/NIEHS) [E]" w:date="2026-04-28T16:01:00Z" w16du:dateUtc="2026-04-28T20:01:00Z">
        <w:r w:rsidR="00872DFD">
          <w:t xml:space="preserve">, while spline MDS </w:t>
        </w:r>
      </w:ins>
      <w:del w:id="450" w:author="Zhao, Shanshan (NIH/NIEHS) [E]" w:date="2026-04-28T16:01:00Z" w16du:dateUtc="2026-04-28T20:01:00Z">
        <w:r w:rsidDel="00872DFD">
          <w:delText xml:space="preserve"> versus </w:delText>
        </w:r>
      </w:del>
      <w:ins w:id="451" w:author="Zhao, Shanshan (NIH/NIEHS) [E]" w:date="2026-04-28T16:01:00Z" w16du:dateUtc="2026-04-28T20:01:00Z">
        <w:r w:rsidR="00872DFD">
          <w:t xml:space="preserve">only takes </w:t>
        </w:r>
      </w:ins>
      <w:commentRangeStart w:id="452"/>
      <w:r>
        <w:t>a few minutes</w:t>
      </w:r>
      <w:commentRangeEnd w:id="452"/>
      <w:r w:rsidR="00BB2C6C">
        <w:rPr>
          <w:rStyle w:val="CommentReference"/>
          <w:sz w:val="24"/>
          <w:szCs w:val="24"/>
        </w:rPr>
        <w:commentReference w:id="452"/>
      </w:r>
      <w:del w:id="453" w:author="Zhao, Shanshan (NIH/NIEHS) [E]" w:date="2026-04-28T16:01:00Z" w16du:dateUtc="2026-04-28T20:01:00Z">
        <w:r w:rsidDel="00872DFD">
          <w:delText>, making</w:delText>
        </w:r>
      </w:del>
      <w:ins w:id="454" w:author="Zhao, Shanshan (NIH/NIEHS) [E]" w:date="2026-04-28T16:01:00Z" w16du:dateUtc="2026-04-28T20:01:00Z">
        <w:r w:rsidR="00872DFD">
          <w:t>. This makes</w:t>
        </w:r>
      </w:ins>
      <w:r>
        <w:t xml:space="preserve"> </w:t>
      </w:r>
      <w:ins w:id="455" w:author="Zhao, Shanshan (NIH/NIEHS) [E]" w:date="2026-04-28T16:01:00Z" w16du:dateUtc="2026-04-28T20:01:00Z">
        <w:r w:rsidR="00872DFD">
          <w:t>s</w:t>
        </w:r>
      </w:ins>
      <w:del w:id="456" w:author="Zhao, Shanshan (NIH/NIEHS) [E]" w:date="2026-04-28T16:01:00Z" w16du:dateUtc="2026-04-28T20:01:00Z">
        <w:r w:rsidDel="00872DFD">
          <w:delText>S</w:delText>
        </w:r>
      </w:del>
      <w:r>
        <w:t xml:space="preserve">plines MDS </w:t>
      </w:r>
      <w:del w:id="457" w:author="Zhao, Shanshan (NIH/NIEHS) [E]" w:date="2026-04-28T16:13:00Z" w16du:dateUtc="2026-04-28T20:13:00Z">
        <w:r w:rsidDel="00BA447E">
          <w:delText>the only</w:delText>
        </w:r>
      </w:del>
      <w:ins w:id="458" w:author="Zhao, Shanshan (NIH/NIEHS) [E]" w:date="2026-04-28T16:13:00Z" w16du:dateUtc="2026-04-28T20:13:00Z">
        <w:r w:rsidR="00BA447E">
          <w:t>a more</w:t>
        </w:r>
      </w:ins>
      <w:r>
        <w:t xml:space="preserve"> feasible choice</w:t>
      </w:r>
      <w:del w:id="459" w:author="Zhao, Shanshan (NIH/NIEHS) [E]" w:date="2026-04-28T16:13:00Z" w16du:dateUtc="2026-04-28T20:13:00Z">
        <w:r w:rsidDel="00BA447E">
          <w:delText xml:space="preserve"> for visualization</w:delText>
        </w:r>
      </w:del>
      <w:r>
        <w:t>.</w:t>
      </w:r>
    </w:p>
    <w:p w14:paraId="1BB66FEF" w14:textId="77777777" w:rsidR="00AC3865" w:rsidRDefault="00000000">
      <w:pPr>
        <w:pStyle w:val="Heading1"/>
      </w:pPr>
      <w:bookmarkStart w:id="460" w:name="sec:case_study"/>
      <w:bookmarkEnd w:id="132"/>
      <w:bookmarkEnd w:id="196"/>
      <w:bookmarkEnd w:id="297"/>
      <w:r>
        <w:rPr>
          <w:rStyle w:val="SectionNumber"/>
        </w:rPr>
        <w:t>4</w:t>
      </w:r>
      <w:r>
        <w:tab/>
        <w:t>Case Study</w:t>
      </w:r>
    </w:p>
    <w:p w14:paraId="40F0DF78" w14:textId="07468B43" w:rsidR="00AC3865" w:rsidRDefault="00000000">
      <w:pPr>
        <w:pStyle w:val="FirstParagraph"/>
      </w:pPr>
      <w:r>
        <w:t xml:space="preserve">In this section, we demonstrate the practical utility of mlEDA </w:t>
      </w:r>
      <w:del w:id="461" w:author="Zhao, Shanshan (NIH/NIEHS) [E]" w:date="2026-04-28T16:14:00Z" w16du:dateUtc="2026-04-28T20:14:00Z">
        <w:r w:rsidDel="00CB2DA8">
          <w:delText xml:space="preserve">using the discoveries it revealed </w:delText>
        </w:r>
      </w:del>
      <w:r>
        <w:t xml:space="preserve">on the IFED data. Because </w:t>
      </w:r>
      <w:ins w:id="462" w:author="Zhao, Shanshan (NIH/NIEHS) [E]" w:date="2026-04-28T16:15:00Z" w16du:dateUtc="2026-04-28T20:15:00Z">
        <w:r w:rsidR="00CB2DA8">
          <w:t xml:space="preserve">of </w:t>
        </w:r>
      </w:ins>
      <w:r>
        <w:t xml:space="preserve">the </w:t>
      </w:r>
      <w:del w:id="463" w:author="Zhao, Shanshan (NIH/NIEHS) [E]" w:date="2026-04-28T16:15:00Z" w16du:dateUtc="2026-04-28T20:15:00Z">
        <w:r w:rsidDel="00CB2DA8">
          <w:delText xml:space="preserve">essential </w:delText>
        </w:r>
      </w:del>
      <w:ins w:id="464" w:author="Zhao, Shanshan (NIH/NIEHS) [E]" w:date="2026-04-28T16:15:00Z" w16du:dateUtc="2026-04-28T20:15:00Z">
        <w:r w:rsidR="00CB2DA8">
          <w:t xml:space="preserve">sex </w:t>
        </w:r>
      </w:ins>
      <w:r>
        <w:t xml:space="preserve">difference in </w:t>
      </w:r>
      <w:del w:id="465" w:author="Zhao, Shanshan (NIH/NIEHS) [E]" w:date="2026-04-28T16:15:00Z" w16du:dateUtc="2026-04-28T20:15:00Z">
        <w:r w:rsidDel="00CB2DA8">
          <w:delText>the reproductive system</w:delText>
        </w:r>
      </w:del>
      <w:ins w:id="466" w:author="Zhao, Shanshan (NIH/NIEHS) [E]" w:date="2026-04-28T16:16:00Z" w16du:dateUtc="2026-04-28T20:16:00Z">
        <w:r w:rsidR="00CB2DA8">
          <w:t>infant</w:t>
        </w:r>
      </w:ins>
      <w:r>
        <w:t xml:space="preserve"> </w:t>
      </w:r>
      <w:del w:id="467" w:author="Zhao, Shanshan (NIH/NIEHS) [E]" w:date="2026-04-28T16:15:00Z" w16du:dateUtc="2026-04-28T20:15:00Z">
        <w:r w:rsidDel="00CB2DA8">
          <w:delText>between sexes, boys and girls are usually analyzed separately. In this paper</w:delText>
        </w:r>
      </w:del>
      <w:ins w:id="468" w:author="Zhao, Shanshan (NIH/NIEHS) [E]" w:date="2026-04-28T16:15:00Z" w16du:dateUtc="2026-04-28T20:15:00Z">
        <w:r w:rsidR="00CB2DA8">
          <w:t>development</w:t>
        </w:r>
      </w:ins>
      <w:r>
        <w:t xml:space="preserve">, we focus on the 136 full-term infant girls from the IFED study, exploring the </w:t>
      </w:r>
      <w:del w:id="469" w:author="Zhao, Shanshan (NIH/NIEHS) [E]" w:date="2026-04-28T16:20:00Z" w16du:dateUtc="2026-04-28T20:20:00Z">
        <w:r w:rsidDel="00610C42">
          <w:delText xml:space="preserve">interaction </w:delText>
        </w:r>
      </w:del>
      <w:ins w:id="470" w:author="Zhao, Shanshan (NIH/NIEHS) [E]" w:date="2026-04-28T16:20:00Z" w16du:dateUtc="2026-04-28T20:20:00Z">
        <w:r w:rsidR="00610C42">
          <w:t xml:space="preserve">inter-relationship </w:t>
        </w:r>
      </w:ins>
      <w:r>
        <w:t xml:space="preserve">and evolution of physical growth, organ growth and hormone concentrations. Although existing literature on girls’ early reproductive development is extensive, the discoveries showed controversies and complications. We hope this tools can offer novel insight </w:t>
      </w:r>
      <w:del w:id="471" w:author="Zhao, Shanshan (NIH/NIEHS) [E]" w:date="2026-04-28T16:21:00Z" w16du:dateUtc="2026-04-28T20:21:00Z">
        <w:r w:rsidDel="00016093">
          <w:delText>using its</w:delText>
        </w:r>
      </w:del>
      <w:ins w:id="472" w:author="Zhao, Shanshan (NIH/NIEHS) [E]" w:date="2026-04-28T16:21:00Z" w16du:dateUtc="2026-04-28T20:21:00Z">
        <w:r w:rsidR="00016093">
          <w:t>with</w:t>
        </w:r>
      </w:ins>
      <w:r>
        <w:t xml:space="preserve"> concise</w:t>
      </w:r>
      <w:del w:id="473" w:author="Zhao, Shanshan (NIH/NIEHS) [E]" w:date="2026-04-28T16:21:00Z" w16du:dateUtc="2026-04-28T20:21:00Z">
        <w:r w:rsidDel="00016093">
          <w:delText xml:space="preserve">, </w:delText>
        </w:r>
      </w:del>
      <w:ins w:id="474" w:author="Zhao, Shanshan (NIH/NIEHS) [E]" w:date="2026-04-28T16:21:00Z" w16du:dateUtc="2026-04-28T20:21:00Z">
        <w:r w:rsidR="00016093">
          <w:t xml:space="preserve"> and </w:t>
        </w:r>
      </w:ins>
      <w:r>
        <w:t xml:space="preserve">interpretable visualization </w:t>
      </w:r>
      <w:del w:id="475" w:author="Zhao, Shanshan (NIH/NIEHS) [E]" w:date="2026-04-28T16:21:00Z" w16du:dateUtc="2026-04-28T20:21:00Z">
        <w:r w:rsidDel="00016093">
          <w:delText xml:space="preserve">and </w:delText>
        </w:r>
      </w:del>
      <w:ins w:id="476" w:author="Zhao, Shanshan (NIH/NIEHS) [E]" w:date="2026-04-28T16:21:00Z" w16du:dateUtc="2026-04-28T20:21:00Z">
        <w:r w:rsidR="00016093">
          <w:t xml:space="preserve">to </w:t>
        </w:r>
      </w:ins>
      <w:r>
        <w:t xml:space="preserve">facilitate the generation of new hypothesis. </w:t>
      </w:r>
      <w:del w:id="477" w:author="Zhao, Shanshan (NIH/NIEHS) [E]" w:date="2026-04-28T16:21:00Z" w16du:dateUtc="2026-04-28T20:21:00Z">
        <w:r w:rsidDel="00016093">
          <w:delText>Please note that though mlEDA provides different options for visualization, this paper will focus on evolution over</w:delText>
        </w:r>
      </w:del>
      <w:ins w:id="478" w:author="Zhao, Shanshan (NIH/NIEHS) [E]" w:date="2026-04-28T16:21:00Z" w16du:dateUtc="2026-04-28T20:21:00Z">
        <w:r w:rsidR="00016093">
          <w:t>For</w:t>
        </w:r>
      </w:ins>
      <w:ins w:id="479" w:author="Zhao, Shanshan (NIH/NIEHS) [E]" w:date="2026-04-28T16:22:00Z" w16du:dateUtc="2026-04-28T20:22:00Z">
        <w:r w:rsidR="00016093">
          <w:t xml:space="preserve"> this analysis, we treated</w:t>
        </w:r>
      </w:ins>
      <w:r>
        <w:t xml:space="preserve"> week as a continuous time</w:t>
      </w:r>
      <w:del w:id="480" w:author="Zhao, Shanshan (NIH/NIEHS) [E]" w:date="2026-04-28T16:22:00Z" w16du:dateUtc="2026-04-28T20:22:00Z">
        <w:r w:rsidDel="00016093">
          <w:delText xml:space="preserve"> measure</w:delText>
        </w:r>
      </w:del>
      <w:r>
        <w:t xml:space="preserve"> and </w:t>
      </w:r>
      <w:ins w:id="481" w:author="Zhao, Shanshan (NIH/NIEHS) [E]" w:date="2026-04-28T16:22:00Z" w16du:dateUtc="2026-04-28T20:22:00Z">
        <w:r w:rsidR="00016093">
          <w:t>chose S</w:t>
        </w:r>
      </w:ins>
      <w:del w:id="482" w:author="Zhao, Shanshan (NIH/NIEHS) [E]" w:date="2026-04-28T16:22:00Z" w16du:dateUtc="2026-04-28T20:22:00Z">
        <w:r w:rsidDel="00016093">
          <w:delText>s</w:delText>
        </w:r>
      </w:del>
      <w:r>
        <w:t xml:space="preserve">pearman correlation as the association measure. </w:t>
      </w:r>
    </w:p>
    <w:p w14:paraId="73B9C88C" w14:textId="77777777" w:rsidR="00AC3865" w:rsidRDefault="00000000">
      <w:pPr>
        <w:pStyle w:val="BodyText"/>
      </w:pPr>
      <w:commentRangeStart w:id="483"/>
      <w:commentRangeStart w:id="484"/>
      <w:r>
        <w:t>Most</w:t>
      </w:r>
      <w:commentRangeEnd w:id="484"/>
      <w:r w:rsidR="007E2B13">
        <w:rPr>
          <w:rStyle w:val="CommentReference"/>
          <w:sz w:val="24"/>
          <w:szCs w:val="24"/>
        </w:rPr>
        <w:commentReference w:id="484"/>
      </w:r>
      <w:r>
        <w:t xml:space="preserve"> physical growth measures, </w:t>
      </w:r>
      <w:commentRangeEnd w:id="483"/>
      <w:r w:rsidR="00D45A40">
        <w:rPr>
          <w:rStyle w:val="CommentReference"/>
          <w:sz w:val="24"/>
          <w:szCs w:val="24"/>
        </w:rPr>
        <w:commentReference w:id="483"/>
      </w:r>
      <w:r>
        <w:t xml:space="preserve">including head circumference and anogenital measures, showed steady growing trend over the entire follow-up period. Head circumference increased quickly during the first 3-4 months, and than gradually reaching a plateau at the end. Anogenital measures had a lot more fluctuation over time. Age-adjusted BMI stayed stable as expected. Hormone concentrations, on the other hand, showed high variability across individual and more fluctuation over time. Considering sample average, FSH, estradiol and testosterone all showed very slow and steady decrease over the 36 weeks. On the other hand, most individual tracks showed similarity, with at least one peak at different timing and with different magnitude. Most estradiol tracks started with a decrease in concentration at the first 5-10 weeks followed by small fluctuations. Some subjects had brief increase at week 12, 20 or 28. Testosterone showed a similar trend, with high initial </w:t>
      </w:r>
      <w:r>
        <w:lastRenderedPageBreak/>
        <w:t>concentration right after birth, a rapid decrease from 4-12 weeks and then fluctuations. The initial decreasing is likely due to subsiding placental hormones. Organ volume measured from ultrasound also showed notable heterogeneity. The average bud bead volume showed an initial increase from week 1-4, then flatten out across the following weeks. However, the individual tracks showed sharp increases of partial sample at week 4, 12 and 24. Similarly, the average ovary volume slowly increased from week 1-4 and plateaued, while individual tracks showed waves of peaks at week 4, 8, 12 and 24. Uterus volume had a more uniform trend, as most infants showed a sharp decline in volume from week 2 to 4. While most infants stayed steady after, there are infants whose uterus volume showed a later peak, but also across different timings including week 8, 12 and 24. Overall, the individual development track of reproductive organs and hormones revealed the existence of rapid development periods, but the timing and magnitude can be very different across individual. An average trend over sample might not be a good summary measure in this case. A more appropriate target of analysis would be the pattern of change over time.</w:t>
      </w:r>
    </w:p>
    <w:p w14:paraId="394F876A" w14:textId="77777777" w:rsidR="00AC3865" w:rsidRDefault="00000000">
      <w:pPr>
        <w:pStyle w:val="BodyText"/>
      </w:pPr>
      <w:commentRangeStart w:id="485"/>
      <w:r>
        <w:t>The correlation</w:t>
      </w:r>
      <w:commentRangeEnd w:id="485"/>
      <w:r w:rsidR="00E40F02">
        <w:rPr>
          <w:rStyle w:val="CommentReference"/>
          <w:sz w:val="24"/>
          <w:szCs w:val="24"/>
        </w:rPr>
        <w:commentReference w:id="485"/>
      </w:r>
      <w:r>
        <w:t xml:space="preserve"> between most growth measures are stable over time. Head circumference and BMI showed stable moderate correlation (0.5), and the two anogential measures (FA and anterior) showed slowly increasing correlation from roughly 0.2 to 0.5 over the first few weeks. The correlation between hormone concentrations are weaker, fluctuating across zero throughout follow-up. The correlation between estradiol showed a brief increase from 0.25 to 0.5 during week 4-8, but the soon decreased back to zero at week 16. In terms of reproduce organ volumes, some showed slight increase of correlation over the first few weeks. The correlation between ovary and uterus increased from 0.1 to 0.25 during the first few weeks. Similar for bud bead and uterus, their correlation increased to 0.3 during the first 8 weeks. Both correlation then decreased slowly until about week 24. Ovary and bud bead volume, on the other hand, did not show the initial correlation increase. Their correlation stayed at around 0.25 until week 16, followed by a slight decrease. The pairwise correlation between growth measures and hormones are generally close to zero with small fluctuations. The correlation between hormone concentrations and reproductive organ volumes are more uncertain, which is partly due to the inconsistency in procedure schedule and missing observations. Their correlation is generally week, with the exception of FSH and ovary value, which showed moderate negative correlation (-0.5-0.6) consistently throughout the study period. FSH and uterus has been weakly correlated (~-0.25) until week 24 when correlation reduced to zero. Estradiol and uterus showed a quick increase from 0 to 0.5 during the first 8 weeks, followed by decrease in the next 8 weeks.</w:t>
      </w:r>
    </w:p>
    <w:p w14:paraId="3B0ABE35" w14:textId="77777777" w:rsidR="00AC3865" w:rsidRDefault="00000000">
      <w:pPr>
        <w:pStyle w:val="BodyText"/>
      </w:pPr>
      <w:commentRangeStart w:id="486"/>
      <w:r>
        <w:t xml:space="preserve">The dynamic network graph </w:t>
      </w:r>
      <w:commentRangeEnd w:id="486"/>
      <w:r w:rsidR="00E40F02">
        <w:rPr>
          <w:rStyle w:val="CommentReference"/>
          <w:sz w:val="24"/>
          <w:szCs w:val="24"/>
        </w:rPr>
        <w:commentReference w:id="486"/>
      </w:r>
      <w:r>
        <w:t xml:space="preserve">on tab 3 offers a comprehensive view of the evolution of the multidimensional correlation structure over time. This graph reflects the strength and change of relative correlation by the change in node positions. We start from week 4, which is the first time point when all measures are collected. As Figure a shows, measures of growth, hormones and organs are roughly evenly distributed across the surface, indicating correlation across board is roughly equal and weak, which may corresponding to a “balanced” state right after birth before the rapid development began. Two growth measures, head circumference and age-adjusted BMI, are positioned close to each other </w:t>
      </w:r>
      <w:r>
        <w:lastRenderedPageBreak/>
        <w:t>at the top-left conner, indicating strong correlation at this time point. Similar with Ovary volume and FSH on the top-right corner. Both positions are consistent with their time-specific bivariate correlation (~0.5). The two anogenital measures are placed more apart, corresponding to the initial weak correlation (0.2-0.25) from weeks 1-4. Testosterone are slightly further from FSH and ovary volume, indicating weaker correlation. In fact, moving on from week 4, we can observe testosterone moving further away from FSH and ovary volume ( b). The two anogenital measures moved much closer from week 4 to 8, consistent with the increasing bivariate correlation from 0.2 to 0.5 during this period. They also clustered with other growth measures (head circumference and age-adjusted BMI). On the other side of the plot, FSH, estradiol, uterus volume, ovary volume and bud bead volumes also showed clustering effect. The physical growth measures were separating from the hormone concentrations and reproductive organ volumes. Testosterone and thyroid volume lays in between, showing association with neither group.</w:t>
      </w:r>
    </w:p>
    <w:p w14:paraId="262FC2C9" w14:textId="77777777" w:rsidR="00AC3865" w:rsidRDefault="00000000">
      <w:pPr>
        <w:pStyle w:val="BodyText"/>
      </w:pPr>
      <w:r>
        <w:t>Approaching week 16, the cluster structure separating growth meausres from hormones and organ volumes stayed stable, but some previously close variables slowly disperse apart. Comparing b and d, it is clear FSH and ovary volume moved further away. The growth measures showed more clustering to the center of the plot and closer to thyroid volume at week 16. Week 12 in the Figure below reflects an “in-between” status between week 8 and 16. Note that ultrasound was not scheduled at this week, therefore there are no organ volume measures in the data at this point. However, Splines MDS was able to impute their positioning given the layouts at other time points. This provides more visual stability compared to traditional dynamic MDS, in which the missing measures will simply disappear.</w:t>
      </w:r>
    </w:p>
    <w:p w14:paraId="11505018" w14:textId="77777777" w:rsidR="00AC3865" w:rsidRDefault="00000000">
      <w:pPr>
        <w:pStyle w:val="CaptionedFigure"/>
      </w:pPr>
      <w:r>
        <w:rPr>
          <w:noProof/>
        </w:rPr>
        <w:lastRenderedPageBreak/>
        <w:drawing>
          <wp:inline distT="0" distB="0" distL="0" distR="0" wp14:anchorId="099D2BA5" wp14:editId="6DA01196">
            <wp:extent cx="5334000" cy="4267200"/>
            <wp:effectExtent l="0" t="0" r="0" b="0"/>
            <wp:docPr id="75" name="Picture" descr="Figure 4.1: Selected dynamic network graph of spearman correlation the IFED data."/>
            <wp:cNvGraphicFramePr/>
            <a:graphic xmlns:a="http://schemas.openxmlformats.org/drawingml/2006/main">
              <a:graphicData uri="http://schemas.openxmlformats.org/drawingml/2006/picture">
                <pic:pic xmlns:pic="http://schemas.openxmlformats.org/drawingml/2006/picture">
                  <pic:nvPicPr>
                    <pic:cNvPr id="76" name="Picture" descr="manuscript_files/figure-docx/ifed-dcan-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511D6F9A" w14:textId="77777777" w:rsidR="00AC3865" w:rsidRDefault="00000000">
      <w:pPr>
        <w:pStyle w:val="ImageCaption"/>
      </w:pPr>
      <w:bookmarkStart w:id="487" w:name="fig:ifed-dcan"/>
      <w:bookmarkEnd w:id="487"/>
      <w:r>
        <w:t>Figure 4.1: Selected dynamic network graph of spearman correlation the IFED data.</w:t>
      </w:r>
    </w:p>
    <w:p w14:paraId="714F3A56" w14:textId="77777777" w:rsidR="00AC3865" w:rsidRDefault="00000000">
      <w:pPr>
        <w:pStyle w:val="Heading1"/>
      </w:pPr>
      <w:bookmarkStart w:id="488" w:name="discussion-to-be-expanded"/>
      <w:bookmarkEnd w:id="460"/>
      <w:r>
        <w:rPr>
          <w:rStyle w:val="SectionNumber"/>
        </w:rPr>
        <w:t>5</w:t>
      </w:r>
      <w:r>
        <w:tab/>
        <w:t>Discussion (to be expanded)</w:t>
      </w:r>
    </w:p>
    <w:p w14:paraId="077DFBD1" w14:textId="77777777" w:rsidR="00AC3865" w:rsidRDefault="00000000">
      <w:pPr>
        <w:pStyle w:val="FirstParagraph"/>
      </w:pPr>
      <w:r>
        <w:t xml:space="preserve">In summary, mlEDA provides an standardized workflow for exploratory data analysis of multivariate longitudinal data with complicated, time-dependent structure. It guides users through a series of analytically operations, and at each step intuitive visualization and summaries are generated interactively. Through intentional choice of comprehensive, concise visualization, the analysis results are easier to interpret, even for users without statistical background. Users can easily examine the distribution of each variable and the relationship between a set of variables at each time point, as well as their evolution across time. The interactive user inteface also minimize the need for computer programming, making the web base app friendly to users without technical background. Our case study has revealed it’s high efficiency in facilitating interdisciplinary communication in a collaborative setting. Domain experts are actively engaged and highly encouraged to provide feedback by the straightfoward visualization. Its application on IFED data has led to observations consistent with previous literature on infant early development and “minipuberty”. Moreover, it also revealed new discoveries that have been previously unidentified or underexplored, including the joint, dynamic correlation between FSH, ovary, uterus and estradio from week 4 to 16, as well as the similarity trajectory shape of </w:t>
      </w:r>
      <w:r>
        <w:lastRenderedPageBreak/>
        <w:t>hormon concentration with various timing and magnitude. This new discoveries has confirmed the limitation of traditional statistical methods based on population time-specific mean. They pointed out promising directions for future investigation and analytical strategies. In reality, these effective initial explorations can improve efficience and resource allocation.</w:t>
      </w:r>
    </w:p>
    <w:p w14:paraId="07323D19" w14:textId="77777777" w:rsidR="00AC3865" w:rsidRDefault="00000000">
      <w:pPr>
        <w:pStyle w:val="BodyText"/>
      </w:pPr>
      <w:r>
        <w:t>The statistics and graphics mlEDA uses for univariate and bivariate summary (tab 2) are classical methods that have been well-established and widely used in exisiting literature. However, as the introduction pointed out, methods for full-picture summary of multivariate dataset are still restricted and difficult to implement, especially when temporal evolution is involved. mlEDA provides an intuitive dynamic network graph that fills in this gap. However, the graphical scheme still has limitations. The visualization of a high-dimensional correlation matrix is essentially a dimension reduction problem, and thus information loss in inevitable. The positions of variable nodes may not exactly reflect the original correlation structure. When visual stability over time is introduced, the layout at a specific time is also affected by other time points. In reality, datasets often have missing value, or inconsistent measurement grid as IFED study, both affecting the quality and stability of visualization. Last but not least, both methods are not efficient enough to handle large-scale datasets, like EHR. Improvement of visualization efficiency is a key point of future investigation.</w:t>
      </w:r>
    </w:p>
    <w:p w14:paraId="2D5E9617" w14:textId="77777777" w:rsidR="00AC3865" w:rsidRDefault="00000000">
      <w:pPr>
        <w:pStyle w:val="Heading2"/>
      </w:pPr>
      <w:bookmarkStart w:id="489" w:name="references"/>
      <w:r>
        <w:t>References</w:t>
      </w:r>
    </w:p>
    <w:p w14:paraId="20B0B810" w14:textId="77777777" w:rsidR="00AC3865" w:rsidRDefault="00000000">
      <w:pPr>
        <w:pStyle w:val="Bibliography"/>
      </w:pPr>
      <w:bookmarkStart w:id="490" w:name="ref-ndtv"/>
      <w:bookmarkStart w:id="491" w:name="refs"/>
      <w:r>
        <w:t xml:space="preserve">Bender-deMoll, Skye. 2024. </w:t>
      </w:r>
      <w:r>
        <w:rPr>
          <w:i/>
          <w:iCs/>
        </w:rPr>
        <w:t>Ndtv: Network Dynamic Temporal Visualizations</w:t>
      </w:r>
      <w:r>
        <w:t xml:space="preserve">. </w:t>
      </w:r>
      <w:hyperlink r:id="rId20">
        <w:r w:rsidR="00AC3865">
          <w:rPr>
            <w:rStyle w:val="Hyperlink"/>
          </w:rPr>
          <w:t>https://doi.org/10.32614/CRAN.package.ndtv</w:t>
        </w:r>
      </w:hyperlink>
      <w:r>
        <w:t>.</w:t>
      </w:r>
    </w:p>
    <w:p w14:paraId="36921122" w14:textId="77777777" w:rsidR="00AC3865" w:rsidRDefault="00000000">
      <w:pPr>
        <w:pStyle w:val="Bibliography"/>
      </w:pPr>
      <w:bookmarkStart w:id="492" w:name="ref-kruskal1964"/>
      <w:bookmarkEnd w:id="490"/>
      <w:r>
        <w:t xml:space="preserve">B.Kruskal, J. 1964. “Nonmetric Multidimensional Scaling: A Numerical Method.” </w:t>
      </w:r>
      <w:r>
        <w:rPr>
          <w:i/>
          <w:iCs/>
        </w:rPr>
        <w:t>Psychometrika</w:t>
      </w:r>
      <w:r>
        <w:t xml:space="preserve"> 29 (June): 115–29. https://doi.org/</w:t>
      </w:r>
      <w:hyperlink r:id="rId21">
        <w:r w:rsidR="00AC3865">
          <w:rPr>
            <w:rStyle w:val="Hyperlink"/>
          </w:rPr>
          <w:t>https://doi.org/10.1007/BF02289694</w:t>
        </w:r>
      </w:hyperlink>
      <w:r>
        <w:t>.</w:t>
      </w:r>
    </w:p>
    <w:p w14:paraId="1CA81E98" w14:textId="77777777" w:rsidR="00AC3865" w:rsidRDefault="00000000">
      <w:pPr>
        <w:pStyle w:val="Bibliography"/>
      </w:pPr>
      <w:bookmarkStart w:id="493" w:name="ref-networkDynamic"/>
      <w:bookmarkEnd w:id="492"/>
      <w:r>
        <w:t xml:space="preserve">Butts, Carter T., Ayn Leslie-Cook, Pavel N. Krivitsky, and Skye Bender-deMoll. 2024. </w:t>
      </w:r>
      <w:r>
        <w:rPr>
          <w:i/>
          <w:iCs/>
        </w:rPr>
        <w:t>networkDynamic: Dynamic Extensions for Network Objects</w:t>
      </w:r>
      <w:r>
        <w:t xml:space="preserve">. </w:t>
      </w:r>
      <w:hyperlink r:id="rId22">
        <w:r w:rsidR="00AC3865">
          <w:rPr>
            <w:rStyle w:val="Hyperlink"/>
          </w:rPr>
          <w:t>https://doi.org/10.32614/CRAN.package.networkDynamic</w:t>
        </w:r>
      </w:hyperlink>
      <w:r>
        <w:t>.</w:t>
      </w:r>
    </w:p>
    <w:p w14:paraId="78AA6D81" w14:textId="77777777" w:rsidR="00AC3865" w:rsidRDefault="00000000">
      <w:pPr>
        <w:pStyle w:val="Bibliography"/>
      </w:pPr>
      <w:bookmarkStart w:id="494" w:name="ref-Chin2023"/>
      <w:bookmarkEnd w:id="493"/>
      <w:r>
        <w:t xml:space="preserve">Chin, Helen B, Jenna R Krall, Mandy Goldberg, Frank Z Stanczyk, Kassa Darge, Virginia A Stallings, Walter J Rogen, David M Umbach, and Donna D Baird. 2023. “Early Life Anti-Müllerian Hormone Trajectories in Infant Girls.” </w:t>
      </w:r>
      <w:r>
        <w:rPr>
          <w:i/>
          <w:iCs/>
        </w:rPr>
        <w:t>Epidemiology</w:t>
      </w:r>
      <w:r>
        <w:t xml:space="preserve"> 34 (4). </w:t>
      </w:r>
      <w:hyperlink r:id="rId23">
        <w:r w:rsidR="00AC3865">
          <w:rPr>
            <w:rStyle w:val="Hyperlink"/>
          </w:rPr>
          <w:t>https://doi.org/10.1097/EDE.0000000000001610</w:t>
        </w:r>
      </w:hyperlink>
      <w:r>
        <w:t>.</w:t>
      </w:r>
    </w:p>
    <w:p w14:paraId="3D37E839" w14:textId="77777777" w:rsidR="00AC3865" w:rsidRDefault="00000000">
      <w:pPr>
        <w:pStyle w:val="Bibliography"/>
      </w:pPr>
      <w:bookmarkStart w:id="495" w:name="ref-igraph"/>
      <w:bookmarkEnd w:id="494"/>
      <w:r>
        <w:t xml:space="preserve">Csardi, Gabor, and Tamas Nepusz. 2005. “The Igraph Software Package for Complex Network Research.” </w:t>
      </w:r>
      <w:r>
        <w:rPr>
          <w:i/>
          <w:iCs/>
        </w:rPr>
        <w:t>InterJournal</w:t>
      </w:r>
      <w:r>
        <w:t xml:space="preserve"> Complex Systems (November): 1695.</w:t>
      </w:r>
    </w:p>
    <w:p w14:paraId="24D49E03" w14:textId="77777777" w:rsidR="00AC3865" w:rsidRDefault="00000000">
      <w:pPr>
        <w:pStyle w:val="Bibliography"/>
      </w:pPr>
      <w:bookmarkStart w:id="496" w:name="ref-goldberg2024"/>
      <w:bookmarkEnd w:id="495"/>
      <w:r>
        <w:t xml:space="preserve">Goldberg, Mandy, Margaret A. Adgent, Danielle R. Stevens, Helen B. Chin, Kelly K. Ferguson, Antonia M. Calafat, Gregory Travlos, et al. 2024. “Environmental Phenol Exposures in 6- to 12-Week-Old Infants: The Infant Feeding and Early Development (IFED) Study.” </w:t>
      </w:r>
      <w:r>
        <w:rPr>
          <w:i/>
          <w:iCs/>
        </w:rPr>
        <w:t>Environmental Research</w:t>
      </w:r>
      <w:r>
        <w:t xml:space="preserve"> 252: 119075. https://doi.org/</w:t>
      </w:r>
      <w:hyperlink r:id="rId24">
        <w:r w:rsidR="00AC3865">
          <w:rPr>
            <w:rStyle w:val="Hyperlink"/>
          </w:rPr>
          <w:t>https://doi.org/10.1016/j.envres.2024.119075</w:t>
        </w:r>
      </w:hyperlink>
      <w:r>
        <w:t>.</w:t>
      </w:r>
    </w:p>
    <w:p w14:paraId="0BBEA1A0" w14:textId="77777777" w:rsidR="00AC3865" w:rsidRDefault="00000000">
      <w:pPr>
        <w:pStyle w:val="Bibliography"/>
      </w:pPr>
      <w:bookmarkStart w:id="497" w:name="ref-gower1966pcoa"/>
      <w:bookmarkEnd w:id="496"/>
      <w:r>
        <w:lastRenderedPageBreak/>
        <w:t xml:space="preserve">Gower, J. C. 1966. “Some Distance Properties of Latent Root and Vector Methods Used in Multivariate Analysis.” </w:t>
      </w:r>
      <w:r>
        <w:rPr>
          <w:i/>
          <w:iCs/>
        </w:rPr>
        <w:t>Biometrika</w:t>
      </w:r>
      <w:r>
        <w:t xml:space="preserve"> 53 (3/4): 325–38. </w:t>
      </w:r>
      <w:hyperlink r:id="rId25">
        <w:r w:rsidR="00AC3865">
          <w:rPr>
            <w:rStyle w:val="Hyperlink"/>
          </w:rPr>
          <w:t>http://www.jstor.org/stable/2333639</w:t>
        </w:r>
      </w:hyperlink>
      <w:r>
        <w:t>.</w:t>
      </w:r>
    </w:p>
    <w:p w14:paraId="2B4B2402" w14:textId="77777777" w:rsidR="00AC3865" w:rsidRDefault="00000000">
      <w:pPr>
        <w:pStyle w:val="Bibliography"/>
      </w:pPr>
      <w:bookmarkStart w:id="498" w:name="ref-esl2ed"/>
      <w:bookmarkEnd w:id="497"/>
      <w:r>
        <w:t xml:space="preserve">Hastie, Trevor, Robert Tibshirani, and Jerome Friedman. 2009. </w:t>
      </w:r>
      <w:r>
        <w:rPr>
          <w:i/>
          <w:iCs/>
        </w:rPr>
        <w:t>The Elements of Statistical Learning</w:t>
      </w:r>
      <w:r>
        <w:t>. Springer New York, NY. https://doi.org/</w:t>
      </w:r>
      <w:hyperlink r:id="rId26">
        <w:r w:rsidR="00AC3865">
          <w:rPr>
            <w:rStyle w:val="Hyperlink"/>
          </w:rPr>
          <w:t>https://doi.org/10.1007/978-0-387-84858-7</w:t>
        </w:r>
      </w:hyperlink>
      <w:r>
        <w:t>.</w:t>
      </w:r>
    </w:p>
    <w:p w14:paraId="7CB132FF" w14:textId="77777777" w:rsidR="00AC3865" w:rsidRDefault="00000000">
      <w:pPr>
        <w:pStyle w:val="Bibliography"/>
      </w:pPr>
      <w:bookmarkStart w:id="499" w:name="ref-corrr"/>
      <w:bookmarkEnd w:id="498"/>
      <w:r>
        <w:t xml:space="preserve">Kuhn, Max, Simon Jackson, and Jorge Cimentada. 2022. </w:t>
      </w:r>
      <w:r>
        <w:rPr>
          <w:i/>
          <w:iCs/>
        </w:rPr>
        <w:t>Corrr: Correlations in r</w:t>
      </w:r>
      <w:r>
        <w:t xml:space="preserve">. </w:t>
      </w:r>
      <w:hyperlink r:id="rId27">
        <w:r w:rsidR="00AC3865">
          <w:rPr>
            <w:rStyle w:val="Hyperlink"/>
          </w:rPr>
          <w:t>https://doi.org/10.32614/CRAN.package.corrr</w:t>
        </w:r>
      </w:hyperlink>
      <w:r>
        <w:t>.</w:t>
      </w:r>
    </w:p>
    <w:p w14:paraId="34FE4B69" w14:textId="77777777" w:rsidR="00AC3865" w:rsidRDefault="00000000">
      <w:pPr>
        <w:pStyle w:val="Bibliography"/>
      </w:pPr>
      <w:bookmarkStart w:id="500" w:name="ref-Lakkaraju2022"/>
      <w:bookmarkEnd w:id="499"/>
      <w:r>
        <w:t xml:space="preserve">Lakkaraju, Himabindu, Dylan Slack, Yuxin Chen, Chenhao Tan, and Sameer Singh. 2022. “Rethinking Explainability as a Dialogue: A Practitioner’s Perspective.” </w:t>
      </w:r>
      <w:r>
        <w:rPr>
          <w:i/>
          <w:iCs/>
        </w:rPr>
        <w:t>NeurIPS Workshop on Human Centered AI</w:t>
      </w:r>
      <w:r>
        <w:t xml:space="preserve">. </w:t>
      </w:r>
      <w:hyperlink r:id="rId28">
        <w:r w:rsidR="00AC3865">
          <w:rPr>
            <w:rStyle w:val="Hyperlink"/>
          </w:rPr>
          <w:t>https://par.nsf.gov/biblio/10462932</w:t>
        </w:r>
      </w:hyperlink>
      <w:r>
        <w:t>.</w:t>
      </w:r>
    </w:p>
    <w:p w14:paraId="1A9FCED8" w14:textId="77777777" w:rsidR="00AC3865" w:rsidRDefault="00000000">
      <w:pPr>
        <w:pStyle w:val="Bibliography"/>
      </w:pPr>
      <w:bookmarkStart w:id="501" w:name="ref-smacof"/>
      <w:bookmarkEnd w:id="500"/>
      <w:r>
        <w:t xml:space="preserve">Mair, Patrick, Patrick Groenen, and Jan de Leeuw. 2022. “Multidimensional Scaling Using Majorization: SMACOF in r.” </w:t>
      </w:r>
      <w:r>
        <w:rPr>
          <w:i/>
          <w:iCs/>
        </w:rPr>
        <w:t>Journal of Statistical Software</w:t>
      </w:r>
      <w:r>
        <w:t xml:space="preserve"> 102. </w:t>
      </w:r>
      <w:hyperlink r:id="rId29">
        <w:r w:rsidR="00AC3865">
          <w:rPr>
            <w:rStyle w:val="Hyperlink"/>
          </w:rPr>
          <w:t>https://doi.org/10.18637/jss.v102.i10</w:t>
        </w:r>
      </w:hyperlink>
      <w:r>
        <w:t>.</w:t>
      </w:r>
    </w:p>
    <w:p w14:paraId="7FCEE3D2" w14:textId="77777777" w:rsidR="00AC3865" w:rsidRDefault="00000000">
      <w:pPr>
        <w:pStyle w:val="Bibliography"/>
      </w:pPr>
      <w:bookmarkStart w:id="502" w:name="ref-Rbuildin"/>
      <w:bookmarkEnd w:id="501"/>
      <w:r>
        <w:t xml:space="preserve">R Core Team. 2025. </w:t>
      </w:r>
      <w:r>
        <w:rPr>
          <w:i/>
          <w:iCs/>
        </w:rPr>
        <w:t>R: A Language and Environment for Statistical Computing</w:t>
      </w:r>
      <w:r>
        <w:t xml:space="preserve">. Vienna, Austria: R Foundation for Statistical Computing. </w:t>
      </w:r>
      <w:hyperlink r:id="rId30">
        <w:r w:rsidR="00AC3865">
          <w:rPr>
            <w:rStyle w:val="Hyperlink"/>
          </w:rPr>
          <w:t>https://www.R-project.org/</w:t>
        </w:r>
      </w:hyperlink>
      <w:r>
        <w:t>.</w:t>
      </w:r>
    </w:p>
    <w:p w14:paraId="3F06E7B3" w14:textId="77777777" w:rsidR="00AC3865" w:rsidRDefault="00000000">
      <w:pPr>
        <w:pStyle w:val="Bibliography"/>
      </w:pPr>
      <w:bookmarkStart w:id="503" w:name="ref-MASS"/>
      <w:bookmarkEnd w:id="502"/>
      <w:r>
        <w:t xml:space="preserve">Venables, W. N., and B. D. Ripley. 2002. </w:t>
      </w:r>
      <w:r>
        <w:rPr>
          <w:i/>
          <w:iCs/>
        </w:rPr>
        <w:t>Modern Applied Statistics with s</w:t>
      </w:r>
      <w:r>
        <w:t xml:space="preserve">. Fourth. New York: Springer. </w:t>
      </w:r>
      <w:hyperlink r:id="rId31">
        <w:r w:rsidR="00AC3865">
          <w:rPr>
            <w:rStyle w:val="Hyperlink"/>
          </w:rPr>
          <w:t>https://www.stats.ox.ac.uk/pub/MASS4/</w:t>
        </w:r>
      </w:hyperlink>
      <w:r>
        <w:t>.</w:t>
      </w:r>
    </w:p>
    <w:p w14:paraId="06F393F9" w14:textId="77777777" w:rsidR="00AC3865" w:rsidRDefault="00000000">
      <w:pPr>
        <w:pStyle w:val="Bibliography"/>
      </w:pPr>
      <w:bookmarkStart w:id="504" w:name="ref-ggplot2"/>
      <w:bookmarkEnd w:id="503"/>
      <w:r>
        <w:t xml:space="preserve">Wickham, Hadley. 2016. </w:t>
      </w:r>
      <w:r>
        <w:rPr>
          <w:i/>
          <w:iCs/>
        </w:rPr>
        <w:t>Ggplot2: Elegant Graphics for Data Analysis</w:t>
      </w:r>
      <w:r>
        <w:t xml:space="preserve">. Springer-Verlag New York. </w:t>
      </w:r>
      <w:hyperlink r:id="rId32">
        <w:r w:rsidR="00AC3865">
          <w:rPr>
            <w:rStyle w:val="Hyperlink"/>
          </w:rPr>
          <w:t>https://ggplot2.tidyverse.org</w:t>
        </w:r>
      </w:hyperlink>
      <w:r>
        <w:t>.</w:t>
      </w:r>
    </w:p>
    <w:p w14:paraId="4980780C" w14:textId="77777777" w:rsidR="00AC3865" w:rsidRDefault="00000000">
      <w:pPr>
        <w:pStyle w:val="Bibliography"/>
      </w:pPr>
      <w:bookmarkStart w:id="505" w:name="ref-xu2012"/>
      <w:bookmarkEnd w:id="504"/>
      <w:r>
        <w:t xml:space="preserve">Xu, Kevin S., Mark Kliger, and Alfred O. Hero. 2012. “A Regularized Graph Layout Framework for Dynamic Network Visualization.” </w:t>
      </w:r>
      <w:r>
        <w:rPr>
          <w:i/>
          <w:iCs/>
        </w:rPr>
        <w:t>Data Mining and Knowledge Discovery</w:t>
      </w:r>
      <w:r>
        <w:t xml:space="preserve"> 27 (1): 84–116. </w:t>
      </w:r>
      <w:hyperlink r:id="rId33">
        <w:r w:rsidR="00AC3865">
          <w:rPr>
            <w:rStyle w:val="Hyperlink"/>
          </w:rPr>
          <w:t>https://doi.org/10.1007/s10618-012-0286-6</w:t>
        </w:r>
      </w:hyperlink>
      <w:r>
        <w:t>.</w:t>
      </w:r>
      <w:bookmarkEnd w:id="488"/>
      <w:bookmarkEnd w:id="489"/>
      <w:bookmarkEnd w:id="491"/>
      <w:bookmarkEnd w:id="505"/>
    </w:p>
    <w:sectPr w:rsidR="00AC386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Zhao, Shanshan (NIH/NIEHS) [E]" w:date="2026-04-27T10:24:00Z" w:initials="ZS([">
    <w:p w14:paraId="7415BD6A" w14:textId="77777777" w:rsidR="00725B2B" w:rsidRDefault="00725B2B" w:rsidP="00725B2B">
      <w:r>
        <w:rPr>
          <w:rStyle w:val="CommentReference"/>
        </w:rPr>
        <w:annotationRef/>
      </w:r>
      <w:r>
        <w:rPr>
          <w:sz w:val="20"/>
          <w:szCs w:val="20"/>
        </w:rPr>
        <w:t>The dots are actual data points, not really "distributions"</w:t>
      </w:r>
    </w:p>
  </w:comment>
  <w:comment w:id="34" w:author="Jin, Ying (NIH/NIEHS) [F]" w:date="2026-04-29T14:34:00Z" w:initials="JY([">
    <w:p w14:paraId="4AD9A2DC" w14:textId="77777777" w:rsidR="00011C04" w:rsidRDefault="00011C04" w:rsidP="00011C04">
      <w:r>
        <w:rPr>
          <w:rStyle w:val="CommentReference"/>
        </w:rPr>
        <w:annotationRef/>
      </w:r>
      <w:r>
        <w:rPr>
          <w:sz w:val="20"/>
          <w:szCs w:val="20"/>
        </w:rPr>
        <w:t>Add explanation of dots</w:t>
      </w:r>
    </w:p>
  </w:comment>
  <w:comment w:id="42" w:author="Jin, Ying (NIH/NIEHS) [F]" w:date="2026-04-29T10:28:00Z" w:initials="JY([">
    <w:p w14:paraId="42D03199" w14:textId="77777777" w:rsidR="003F5BE4" w:rsidRDefault="003F5BE4" w:rsidP="003F5BE4">
      <w:r>
        <w:rPr>
          <w:rStyle w:val="CommentReference"/>
        </w:rPr>
        <w:annotationRef/>
      </w:r>
      <w:r>
        <w:rPr>
          <w:sz w:val="20"/>
          <w:szCs w:val="20"/>
        </w:rPr>
        <w:t>We only have this for discrete time</w:t>
      </w:r>
    </w:p>
  </w:comment>
  <w:comment w:id="46" w:author="Zhao, Shanshan (NIH/NIEHS) [E]" w:date="2026-04-27T11:00:00Z" w:initials="ZS([">
    <w:p w14:paraId="0742F4B4" w14:textId="21A3CA21" w:rsidR="009050C5" w:rsidRDefault="009050C5" w:rsidP="009050C5">
      <w:r>
        <w:rPr>
          <w:rStyle w:val="CommentReference"/>
        </w:rPr>
        <w:annotationRef/>
      </w:r>
      <w:r>
        <w:rPr>
          <w:sz w:val="20"/>
          <w:szCs w:val="20"/>
        </w:rPr>
        <w:t>I think it would be better to incorporate the example with the app introduction.</w:t>
      </w:r>
    </w:p>
  </w:comment>
  <w:comment w:id="47" w:author="Zhao, Shanshan (NIH/NIEHS) [E]" w:date="2026-04-27T10:58:00Z" w:initials="ZS([">
    <w:p w14:paraId="16127CDF" w14:textId="77777777" w:rsidR="009050C5" w:rsidRDefault="009050C5" w:rsidP="009050C5">
      <w:r>
        <w:rPr>
          <w:rStyle w:val="CommentReference"/>
        </w:rPr>
        <w:annotationRef/>
      </w:r>
      <w:r>
        <w:rPr>
          <w:sz w:val="20"/>
          <w:szCs w:val="20"/>
        </w:rPr>
        <w:t>This is confusing. Did you actually choose two different time variables, or the same variable but treated as continuous vs. discrete?</w:t>
      </w:r>
    </w:p>
  </w:comment>
  <w:comment w:id="48" w:author="Jin, Ying (NIH/NIEHS) [F]" w:date="2026-04-29T10:39:00Z" w:initials="JY([">
    <w:p w14:paraId="321ABE48" w14:textId="77777777" w:rsidR="00E27F87" w:rsidRDefault="00E27F87" w:rsidP="00E27F87">
      <w:r>
        <w:rPr>
          <w:rStyle w:val="CommentReference"/>
        </w:rPr>
        <w:annotationRef/>
      </w:r>
      <w:r>
        <w:rPr>
          <w:sz w:val="20"/>
          <w:szCs w:val="20"/>
        </w:rPr>
        <w:t>Week vs days originally</w:t>
      </w:r>
    </w:p>
    <w:p w14:paraId="47029743" w14:textId="77777777" w:rsidR="00E27F87" w:rsidRDefault="00E27F87" w:rsidP="00E27F87">
      <w:r>
        <w:rPr>
          <w:sz w:val="20"/>
          <w:szCs w:val="20"/>
        </w:rPr>
        <w:t xml:space="preserve">Because we are not presenting any results by days, I backed out from using it. </w:t>
      </w:r>
    </w:p>
    <w:p w14:paraId="1EB7E777" w14:textId="77777777" w:rsidR="00E27F87" w:rsidRDefault="00E27F87" w:rsidP="00E27F87">
      <w:r>
        <w:rPr>
          <w:sz w:val="20"/>
          <w:szCs w:val="20"/>
        </w:rPr>
        <w:t>Now the difference is similar to random effect with either separate intercepts or one slope.</w:t>
      </w:r>
    </w:p>
  </w:comment>
  <w:comment w:id="50" w:author="Zhao, Shanshan (NIH/NIEHS) [E]" w:date="2026-04-27T10:59:00Z" w:initials="ZS([">
    <w:p w14:paraId="6912D138" w14:textId="77777777" w:rsidR="00D40B6B" w:rsidRDefault="009050C5" w:rsidP="00D40B6B">
      <w:r>
        <w:rPr>
          <w:rStyle w:val="CommentReference"/>
        </w:rPr>
        <w:annotationRef/>
      </w:r>
      <w:r w:rsidR="00D40B6B">
        <w:rPr>
          <w:sz w:val="20"/>
          <w:szCs w:val="20"/>
        </w:rPr>
        <w:t>I thought you changed this. With continuous time, I don't think it's correct to show it by time points, since we should be viewing time as continuous</w:t>
      </w:r>
    </w:p>
  </w:comment>
  <w:comment w:id="51" w:author="Jin, Ying (NIH/NIEHS) [F]" w:date="2026-04-29T10:44:00Z" w:initials="JY([">
    <w:p w14:paraId="03BC4B8B" w14:textId="77777777" w:rsidR="00207D3F" w:rsidRDefault="00207D3F" w:rsidP="00207D3F">
      <w:r>
        <w:rPr>
          <w:rStyle w:val="CommentReference"/>
        </w:rPr>
        <w:annotationRef/>
      </w:r>
      <w:r>
        <w:rPr>
          <w:sz w:val="20"/>
          <w:szCs w:val="20"/>
        </w:rPr>
        <w:t xml:space="preserve">I did change this in the app, but it was not yet reflected in the manuscript, as it went out before the tab updates. </w:t>
      </w:r>
    </w:p>
  </w:comment>
  <w:comment w:id="52" w:author="Jin, Ying (NIH/NIEHS) [F]" w:date="2026-04-29T10:45:00Z" w:initials="JY([">
    <w:p w14:paraId="3D1D937A" w14:textId="77777777" w:rsidR="00A0017D" w:rsidRDefault="00A0017D" w:rsidP="00A0017D">
      <w:r>
        <w:rPr>
          <w:rStyle w:val="CommentReference"/>
        </w:rPr>
        <w:annotationRef/>
      </w:r>
      <w:r>
        <w:rPr>
          <w:sz w:val="20"/>
          <w:szCs w:val="20"/>
        </w:rPr>
        <w:t>I'm gonna switch to overleaf for better updates</w:t>
      </w:r>
    </w:p>
  </w:comment>
  <w:comment w:id="62" w:author="Zhao, Shanshan (NIH/NIEHS) [E]" w:date="2026-04-27T12:36:00Z" w:initials="ZS([">
    <w:p w14:paraId="3FC58999" w14:textId="77777777" w:rsidR="00207B22" w:rsidRDefault="00207B22" w:rsidP="00207B22">
      <w:r>
        <w:rPr>
          <w:rStyle w:val="CommentReference"/>
        </w:rPr>
        <w:annotationRef/>
      </w:r>
      <w:r>
        <w:rPr>
          <w:sz w:val="20"/>
          <w:szCs w:val="20"/>
        </w:rPr>
        <w:t>This is not informative. Can we provide any smoothed correlations, or correlation of smoothed curves?</w:t>
      </w:r>
    </w:p>
  </w:comment>
  <w:comment w:id="63" w:author="Jin, Ying (NIH/NIEHS) [F]" w:date="2026-04-29T10:55:00Z" w:initials="JY([">
    <w:p w14:paraId="5887A4BE" w14:textId="77777777" w:rsidR="00856FE4" w:rsidRDefault="00856FE4" w:rsidP="00856FE4">
      <w:r>
        <w:rPr>
          <w:rStyle w:val="CommentReference"/>
        </w:rPr>
        <w:annotationRef/>
      </w:r>
      <w:r>
        <w:rPr>
          <w:sz w:val="20"/>
          <w:szCs w:val="20"/>
        </w:rPr>
        <w:t xml:space="preserve">I think my best bet would be loess smoothing because correlation over time should be dependent. </w:t>
      </w:r>
    </w:p>
  </w:comment>
  <w:comment w:id="64" w:author="Jin, Ying (NIH/NIEHS) [F]" w:date="2026-04-29T10:56:00Z" w:initials="JY([">
    <w:p w14:paraId="28ED2627" w14:textId="77777777" w:rsidR="00DC51FF" w:rsidRDefault="00DC51FF" w:rsidP="00DC51FF">
      <w:r>
        <w:rPr>
          <w:rStyle w:val="CommentReference"/>
        </w:rPr>
        <w:annotationRef/>
      </w:r>
      <w:r>
        <w:rPr>
          <w:sz w:val="20"/>
          <w:szCs w:val="20"/>
        </w:rPr>
        <w:t>Alternatively we can smooth the two measures and calculated correlation of the smoothed value</w:t>
      </w:r>
    </w:p>
  </w:comment>
  <w:comment w:id="65" w:author="Jin, Ying (NIH/NIEHS) [F]" w:date="2026-04-29T10:58:00Z" w:initials="JY([">
    <w:p w14:paraId="642710CA" w14:textId="77777777" w:rsidR="007E385E" w:rsidRDefault="007E385E" w:rsidP="007E385E">
      <w:r>
        <w:rPr>
          <w:rStyle w:val="CommentReference"/>
        </w:rPr>
        <w:annotationRef/>
      </w:r>
      <w:r>
        <w:rPr>
          <w:sz w:val="20"/>
          <w:szCs w:val="20"/>
        </w:rPr>
        <w:t xml:space="preserve">I am also in fact not sure if we should present this at all, because the display week only has the same effect. </w:t>
      </w:r>
    </w:p>
  </w:comment>
  <w:comment w:id="71" w:author="Zhao, Shanshan (NIH/NIEHS) [E]" w:date="2026-04-27T12:58:00Z" w:initials="ZS([">
    <w:p w14:paraId="7C1730D2" w14:textId="77777777" w:rsidR="004258CD" w:rsidRDefault="004258CD" w:rsidP="004258CD">
      <w:r>
        <w:rPr>
          <w:rStyle w:val="CommentReference"/>
        </w:rPr>
        <w:annotationRef/>
      </w:r>
      <w:r>
        <w:rPr>
          <w:sz w:val="20"/>
          <w:szCs w:val="20"/>
        </w:rPr>
        <w:t>above? Prefer to start from descriptive, then move into summary (e.g. correlation)</w:t>
      </w:r>
    </w:p>
  </w:comment>
  <w:comment w:id="93" w:author="Zhao, Shanshan (NIH/NIEHS) [E]" w:date="2026-04-27T14:43:00Z" w:initials="ZS([">
    <w:p w14:paraId="41EABF82" w14:textId="77777777" w:rsidR="00DE3B3D" w:rsidRDefault="00DE3B3D" w:rsidP="00DE3B3D">
      <w:r>
        <w:rPr>
          <w:rStyle w:val="CommentReference"/>
        </w:rPr>
        <w:annotationRef/>
      </w:r>
      <w:r>
        <w:rPr>
          <w:sz w:val="20"/>
          <w:szCs w:val="20"/>
        </w:rPr>
        <w:t>The order in this paragraph is a bit confusing. You discussed the properties of the network first, and then say this is realized through extended MDS. I prefer to first very briefly say what we want: a dynamic network with stable visualization. Then directly say we used MDS extension, and we can achieve what specific properties through this extension.</w:t>
      </w:r>
    </w:p>
  </w:comment>
  <w:comment w:id="101" w:author="Zhao, Shanshan (NIH/NIEHS) [E]" w:date="2026-04-27T14:53:00Z" w:initials="ZS([">
    <w:p w14:paraId="36F676A8" w14:textId="77777777" w:rsidR="00772132" w:rsidRDefault="00772132" w:rsidP="00772132">
      <w:r>
        <w:rPr>
          <w:rStyle w:val="CommentReference"/>
        </w:rPr>
        <w:annotationRef/>
      </w:r>
      <w:r>
        <w:rPr>
          <w:sz w:val="20"/>
          <w:szCs w:val="20"/>
        </w:rPr>
        <w:t>Euclidean distance is not for assocation or correlation. Can we think of a more general way to summarize these three measures? Or, maybe we keep it as association/correlation, but say to be more general on measuring dissimilarity, we also allows Euclidean distance as an option, and there is potential to include other measures (maybe a brief discussion point)</w:t>
      </w:r>
    </w:p>
  </w:comment>
  <w:comment w:id="102" w:author="Jin, Ying (NIH/NIEHS) [F]" w:date="2026-04-29T11:19:00Z" w:initials="JY([">
    <w:p w14:paraId="21653C3F" w14:textId="77777777" w:rsidR="00C02913" w:rsidRDefault="00C02913" w:rsidP="00C02913">
      <w:r>
        <w:rPr>
          <w:rStyle w:val="CommentReference"/>
        </w:rPr>
        <w:annotationRef/>
      </w:r>
      <w:r>
        <w:rPr>
          <w:sz w:val="20"/>
          <w:szCs w:val="20"/>
        </w:rPr>
        <w:t>We can simply call this measures "similarity" measures.</w:t>
      </w:r>
    </w:p>
  </w:comment>
  <w:comment w:id="109" w:author="Zhao, Shanshan (NIH/NIEHS) [E]" w:date="2026-04-27T14:57:00Z" w:initials="ZS([">
    <w:p w14:paraId="28691F1F" w14:textId="77777777" w:rsidR="00301CF5" w:rsidRDefault="0055335D" w:rsidP="00301CF5">
      <w:r>
        <w:rPr>
          <w:rStyle w:val="CommentReference"/>
        </w:rPr>
        <w:annotationRef/>
      </w:r>
      <w:r w:rsidR="00301CF5">
        <w:rPr>
          <w:sz w:val="20"/>
          <w:szCs w:val="20"/>
        </w:rPr>
        <w:t>This is hard to understand without introducting MDS. Consider moving technical details to methods section after MDS</w:t>
      </w:r>
    </w:p>
  </w:comment>
  <w:comment w:id="142" w:author="Zhao, Shanshan (NIH/NIEHS) [E]" w:date="2026-04-27T16:50:00Z" w:initials="ZS([">
    <w:p w14:paraId="108B915F" w14:textId="77777777" w:rsidR="00B806EF" w:rsidRDefault="00B806EF" w:rsidP="00B806EF">
      <w:r>
        <w:rPr>
          <w:rStyle w:val="CommentReference"/>
        </w:rPr>
        <w:annotationRef/>
      </w:r>
      <w:r>
        <w:rPr>
          <w:sz w:val="20"/>
          <w:szCs w:val="20"/>
        </w:rPr>
        <w:t>I think it's more important to point out about the analysis difference rather than data set up. For example, clustering is usually to group subjects with similarity. PCA is confusing to me... It's trying to reduce the number of variables. I'm not sure how similar/different it's from clustering and MDS.</w:t>
      </w:r>
    </w:p>
  </w:comment>
  <w:comment w:id="143" w:author="Jin, Ying (NIH/NIEHS) [F]" w:date="2026-04-29T11:31:00Z" w:initials="JY([">
    <w:p w14:paraId="50A52606" w14:textId="77777777" w:rsidR="0097465D" w:rsidRDefault="0097465D" w:rsidP="0097465D">
      <w:r>
        <w:rPr>
          <w:rStyle w:val="CommentReference"/>
        </w:rPr>
        <w:annotationRef/>
      </w:r>
      <w:r>
        <w:rPr>
          <w:sz w:val="20"/>
          <w:szCs w:val="20"/>
        </w:rPr>
        <w:t>PCA is similar to MDS because they are both data reduction methods. PCA starts with data matrix and aims to maximize variability. MDS starts with dissimilarity matrix and aims to preserve pairwise relationship.</w:t>
      </w:r>
    </w:p>
  </w:comment>
  <w:comment w:id="146" w:author="Zhao, Shanshan (NIH/NIEHS) [E]" w:date="2026-04-27T16:55:00Z" w:initials="ZS([">
    <w:p w14:paraId="44662DDB" w14:textId="77777777" w:rsidR="00B806EF" w:rsidRDefault="00B806EF" w:rsidP="00B806EF">
      <w:r>
        <w:rPr>
          <w:rStyle w:val="CommentReference"/>
        </w:rPr>
        <w:annotationRef/>
      </w:r>
      <w:r>
        <w:rPr>
          <w:sz w:val="20"/>
          <w:szCs w:val="20"/>
        </w:rPr>
        <w:t>Should we relate more to the scientific question here, say understand the inter-relationship between variables?</w:t>
      </w:r>
    </w:p>
  </w:comment>
  <w:comment w:id="166" w:author="Zhao, Shanshan (NIH/NIEHS) [E]" w:date="2026-04-27T17:00:00Z" w:initials="ZS([">
    <w:p w14:paraId="6EE79025" w14:textId="77777777" w:rsidR="005E5161" w:rsidRDefault="005E5161" w:rsidP="005E5161">
      <w:r>
        <w:rPr>
          <w:rStyle w:val="CommentReference"/>
        </w:rPr>
        <w:annotationRef/>
      </w:r>
      <w:r>
        <w:rPr>
          <w:sz w:val="20"/>
          <w:szCs w:val="20"/>
        </w:rPr>
        <w:t>I'm not sure what this means, \rho_lp is independent of data?</w:t>
      </w:r>
    </w:p>
    <w:p w14:paraId="3445C735" w14:textId="77777777" w:rsidR="005E5161" w:rsidRDefault="005E5161" w:rsidP="005E5161"/>
  </w:comment>
  <w:comment w:id="167" w:author="Jin, Ying (NIH/NIEHS) [F]" w:date="2026-04-29T11:33:00Z" w:initials="JY([">
    <w:p w14:paraId="619A6D33" w14:textId="77777777" w:rsidR="00A7102C" w:rsidRDefault="00A7102C" w:rsidP="00A7102C">
      <w:r>
        <w:rPr>
          <w:rStyle w:val="CommentReference"/>
        </w:rPr>
        <w:annotationRef/>
      </w:r>
      <w:r>
        <w:rPr>
          <w:sz w:val="20"/>
          <w:szCs w:val="20"/>
        </w:rPr>
        <w:t xml:space="preserve">It is really just me trying to generalize "correlation". We can simply say "correlation" or dissimilarity in this case. </w:t>
      </w:r>
    </w:p>
  </w:comment>
  <w:comment w:id="177" w:author="Zhao, Shanshan (NIH/NIEHS) [E]" w:date="2026-04-27T17:04:00Z" w:initials="ZS([">
    <w:p w14:paraId="53C05E0F" w14:textId="77777777" w:rsidR="0050085F" w:rsidRDefault="005E5161" w:rsidP="0050085F">
      <w:r>
        <w:rPr>
          <w:rStyle w:val="CommentReference"/>
        </w:rPr>
        <w:annotationRef/>
      </w:r>
      <w:r w:rsidR="0050085F">
        <w:rPr>
          <w:sz w:val="20"/>
          <w:szCs w:val="20"/>
        </w:rPr>
        <w:t>\Sigma looks like a P*P matrix to me, not sure why it's P-dimensional. What is \rho_lp? What does it mean by relationship, give examples?</w:t>
      </w:r>
    </w:p>
  </w:comment>
  <w:comment w:id="178" w:author="Jin, Ying (NIH/NIEHS) [F]" w:date="2026-04-29T11:34:00Z" w:initials="JY([">
    <w:p w14:paraId="385C13CB" w14:textId="77777777" w:rsidR="009552FC" w:rsidRDefault="009552FC" w:rsidP="009552FC">
      <w:r>
        <w:rPr>
          <w:rStyle w:val="CommentReference"/>
        </w:rPr>
        <w:annotationRef/>
      </w:r>
      <w:r>
        <w:rPr>
          <w:sz w:val="20"/>
          <w:szCs w:val="20"/>
        </w:rPr>
        <w:t>It's habitual? I tend to call square matrix n-dimensional matrix.</w:t>
      </w:r>
    </w:p>
  </w:comment>
  <w:comment w:id="179" w:author="Zhao, Shanshan (NIH/NIEHS) [E]" w:date="2026-04-27T17:05:00Z" w:initials="ZS([">
    <w:p w14:paraId="422F75DA" w14:textId="2DE10C87" w:rsidR="00846267" w:rsidRDefault="00846267" w:rsidP="00846267">
      <w:r>
        <w:rPr>
          <w:rStyle w:val="CommentReference"/>
        </w:rPr>
        <w:annotationRef/>
      </w:r>
      <w:r>
        <w:rPr>
          <w:sz w:val="20"/>
          <w:szCs w:val="20"/>
        </w:rPr>
        <w:t>\rho is correlation? Or if \rho is correlation, then \delta=1-|\rho|; if \rho is distance, \delta=\rho?</w:t>
      </w:r>
    </w:p>
  </w:comment>
  <w:comment w:id="191" w:author="Zhao, Shanshan (NIH/NIEHS) [E]" w:date="2026-04-28T12:01:00Z" w:initials="ZS([">
    <w:p w14:paraId="29A29767" w14:textId="77777777" w:rsidR="00624BA7" w:rsidRDefault="00624BA7" w:rsidP="00624BA7">
      <w:r>
        <w:rPr>
          <w:rStyle w:val="CommentReference"/>
        </w:rPr>
        <w:annotationRef/>
      </w:r>
      <w:r>
        <w:rPr>
          <w:sz w:val="20"/>
          <w:szCs w:val="20"/>
        </w:rPr>
        <w:t>How do you do the subtraction if \Delta is p-dimensional, and D is 2-dimensional?</w:t>
      </w:r>
    </w:p>
  </w:comment>
  <w:comment w:id="192" w:author="Jin, Ying (NIH/NIEHS) [F]" w:date="2026-04-29T11:35:00Z" w:initials="JY([">
    <w:p w14:paraId="06945F60" w14:textId="77777777" w:rsidR="00B60476" w:rsidRDefault="00B60476" w:rsidP="00B60476">
      <w:r>
        <w:rPr>
          <w:rStyle w:val="CommentReference"/>
        </w:rPr>
        <w:annotationRef/>
      </w:r>
      <w:r>
        <w:rPr>
          <w:sz w:val="20"/>
          <w:szCs w:val="20"/>
        </w:rPr>
        <w:t>C is p by 2, and D is p by p</w:t>
      </w:r>
    </w:p>
  </w:comment>
  <w:comment w:id="194" w:author="Zhao, Shanshan (NIH/NIEHS) [E]" w:date="2026-04-28T12:03:00Z" w:initials="ZS([">
    <w:p w14:paraId="3337DE68" w14:textId="77777777" w:rsidR="009A2F8B" w:rsidRDefault="009A2F8B" w:rsidP="009A2F8B">
      <w:r>
        <w:rPr>
          <w:rStyle w:val="CommentReference"/>
        </w:rPr>
        <w:annotationRef/>
      </w:r>
      <w:r>
        <w:rPr>
          <w:sz w:val="20"/>
          <w:szCs w:val="20"/>
        </w:rPr>
        <w:t>dissimilarity measure in higher space?</w:t>
      </w:r>
    </w:p>
  </w:comment>
  <w:comment w:id="199" w:author="Zhao, Shanshan (NIH/NIEHS) [E]" w:date="2026-04-28T12:05:00Z" w:initials="ZS([">
    <w:p w14:paraId="73358E40" w14:textId="77777777" w:rsidR="006A21C6" w:rsidRDefault="006A21C6" w:rsidP="006A21C6">
      <w:r>
        <w:rPr>
          <w:rStyle w:val="CommentReference"/>
        </w:rPr>
        <w:annotationRef/>
      </w:r>
      <w:r>
        <w:rPr>
          <w:sz w:val="20"/>
          <w:szCs w:val="20"/>
        </w:rPr>
        <w:t>I think the final product of MDS is a set of coordinates, which can help plotting these features, not a matrix</w:t>
      </w:r>
    </w:p>
  </w:comment>
  <w:comment w:id="238" w:author="Zhao, Shanshan (NIH/NIEHS) [E]" w:date="2026-04-28T13:18:00Z" w:initials="ZS([">
    <w:p w14:paraId="2EF76014" w14:textId="77777777" w:rsidR="000E7524" w:rsidRDefault="000E7524" w:rsidP="000E7524">
      <w:r>
        <w:rPr>
          <w:rStyle w:val="CommentReference"/>
        </w:rPr>
        <w:annotationRef/>
      </w:r>
      <w:r>
        <w:rPr>
          <w:sz w:val="20"/>
          <w:szCs w:val="20"/>
        </w:rPr>
        <w:t>somewhere you need to mention this is for discrete time, or have to discretize time if continuous</w:t>
      </w:r>
    </w:p>
  </w:comment>
  <w:comment w:id="249" w:author="Zhao, Shanshan (NIH/NIEHS) [E]" w:date="2026-04-28T12:56:00Z" w:initials="ZS([">
    <w:p w14:paraId="13D317F5" w14:textId="77777777" w:rsidR="00622F3E" w:rsidRDefault="00622F3E" w:rsidP="00622F3E">
      <w:r>
        <w:rPr>
          <w:rStyle w:val="CommentReference"/>
        </w:rPr>
        <w:annotationRef/>
      </w:r>
      <w:r>
        <w:rPr>
          <w:sz w:val="20"/>
          <w:szCs w:val="20"/>
        </w:rPr>
        <w:t>t has not been defined. You need a place before here to give precise description to the data</w:t>
      </w:r>
    </w:p>
  </w:comment>
  <w:comment w:id="252" w:author="Zhao, Shanshan (NIH/NIEHS) [E]" w:date="2026-04-28T13:01:00Z" w:initials="ZS([">
    <w:p w14:paraId="54A67ADF" w14:textId="77777777" w:rsidR="00F2117E" w:rsidRDefault="00F2117E" w:rsidP="00F2117E">
      <w:r>
        <w:rPr>
          <w:rStyle w:val="CommentReference"/>
        </w:rPr>
        <w:annotationRef/>
      </w:r>
      <w:r>
        <w:rPr>
          <w:sz w:val="20"/>
          <w:szCs w:val="20"/>
        </w:rPr>
        <w:t>Since this is treating time as discrete, I think what matters most is the number of observation times, rather than density.</w:t>
      </w:r>
    </w:p>
  </w:comment>
  <w:comment w:id="395" w:author="Zhao, Shanshan (NIH/NIEHS) [E]" w:date="2026-04-28T13:56:00Z" w:initials="ZS([">
    <w:p w14:paraId="2D71243F" w14:textId="77777777" w:rsidR="00B417CD" w:rsidRDefault="00B417CD" w:rsidP="00B417CD">
      <w:r>
        <w:rPr>
          <w:rStyle w:val="CommentReference"/>
        </w:rPr>
        <w:annotationRef/>
      </w:r>
      <w:r>
        <w:rPr>
          <w:sz w:val="20"/>
          <w:szCs w:val="20"/>
        </w:rPr>
        <w:t>make sure you include t</w:t>
      </w:r>
    </w:p>
  </w:comment>
  <w:comment w:id="396" w:author="Jin, Ying (NIH/NIEHS) [F]" w:date="2026-04-29T11:37:00Z" w:initials="JY([">
    <w:p w14:paraId="662C6828" w14:textId="77777777" w:rsidR="00364127" w:rsidRDefault="00364127" w:rsidP="00364127">
      <w:r>
        <w:rPr>
          <w:rStyle w:val="CommentReference"/>
        </w:rPr>
        <w:annotationRef/>
      </w:r>
      <w:r>
        <w:rPr>
          <w:sz w:val="20"/>
          <w:szCs w:val="20"/>
        </w:rPr>
        <w:t>Coefficients are t-independent and \Phi represents a matrix of second derivatives. Perhaps i can lay out \Phi on the second line.</w:t>
      </w:r>
    </w:p>
  </w:comment>
  <w:comment w:id="405" w:author="Zhao, Shanshan (NIH/NIEHS) [E]" w:date="2026-04-28T15:56:00Z" w:initials="ZS([">
    <w:p w14:paraId="0F68EE4A" w14:textId="77777777" w:rsidR="009E6A33" w:rsidRDefault="009E6A33" w:rsidP="009E6A33">
      <w:r>
        <w:rPr>
          <w:rStyle w:val="CommentReference"/>
        </w:rPr>
        <w:annotationRef/>
      </w:r>
      <w:r>
        <w:rPr>
          <w:sz w:val="20"/>
          <w:szCs w:val="20"/>
        </w:rPr>
        <w:t>I don't think share across variables is an advantage. The reason we can still model on time points without observation is because of the continuous latent process, which borrows information within each variable from other time points, not across variables. Instead, I think we need to justify why we use the same basis function for all variables - i think it's just for convenience.</w:t>
      </w:r>
    </w:p>
  </w:comment>
  <w:comment w:id="447" w:author="Zhao, Shanshan (NIH/NIEHS) [E]" w:date="2026-04-28T16:02:00Z" w:initials="ZS([">
    <w:p w14:paraId="2D07D554" w14:textId="77777777" w:rsidR="00872DFD" w:rsidRDefault="00872DFD" w:rsidP="00872DFD">
      <w:r>
        <w:rPr>
          <w:rStyle w:val="CommentReference"/>
        </w:rPr>
        <w:annotationRef/>
      </w:r>
      <w:r>
        <w:rPr>
          <w:sz w:val="20"/>
          <w:szCs w:val="20"/>
        </w:rPr>
        <w:t>document exact computational time, with details on the computing environment (CPU, core...)</w:t>
      </w:r>
    </w:p>
  </w:comment>
  <w:comment w:id="448" w:author="Jin, Ying (NIH/NIEHS) [F]" w:date="2026-04-29T11:39:00Z" w:initials="JY([">
    <w:p w14:paraId="367CB0D2" w14:textId="77777777" w:rsidR="00684CDA" w:rsidRDefault="00684CDA" w:rsidP="00684CDA">
      <w:r>
        <w:rPr>
          <w:rStyle w:val="CommentReference"/>
        </w:rPr>
        <w:annotationRef/>
      </w:r>
      <w:r>
        <w:rPr>
          <w:sz w:val="20"/>
          <w:szCs w:val="20"/>
        </w:rPr>
        <w:t>Rerun on the server to confirm</w:t>
      </w:r>
    </w:p>
  </w:comment>
  <w:comment w:id="452" w:author="Zhao, Shanshan (NIH/NIEHS) [E]" w:date="2026-04-28T16:03:00Z" w:initials="ZS([">
    <w:p w14:paraId="643092C6" w14:textId="77777777" w:rsidR="00BB2C6C" w:rsidRDefault="00BB2C6C" w:rsidP="00BB2C6C">
      <w:r>
        <w:rPr>
          <w:rStyle w:val="CommentReference"/>
        </w:rPr>
        <w:annotationRef/>
      </w:r>
      <w:r>
        <w:rPr>
          <w:sz w:val="20"/>
          <w:szCs w:val="20"/>
        </w:rPr>
        <w:t>same as before</w:t>
      </w:r>
    </w:p>
  </w:comment>
  <w:comment w:id="484" w:author="Zhao, Shanshan (NIH/NIEHS) [E]" w:date="2026-04-28T16:31:00Z" w:initials="ZS([">
    <w:p w14:paraId="43E6F137" w14:textId="77777777" w:rsidR="007E2B13" w:rsidRDefault="007E2B13" w:rsidP="007E2B13">
      <w:r>
        <w:rPr>
          <w:rStyle w:val="CommentReference"/>
        </w:rPr>
        <w:annotationRef/>
      </w:r>
      <w:r>
        <w:rPr>
          <w:sz w:val="20"/>
          <w:szCs w:val="20"/>
        </w:rPr>
        <w:t>need to provide a summary of which variables are being measured under each category</w:t>
      </w:r>
    </w:p>
  </w:comment>
  <w:comment w:id="483" w:author="Zhao, Shanshan (NIH/NIEHS) [E]" w:date="2026-04-28T16:36:00Z" w:initials="ZS([">
    <w:p w14:paraId="719CEC54" w14:textId="77777777" w:rsidR="00D45A40" w:rsidRDefault="00D45A40" w:rsidP="00D45A40">
      <w:r>
        <w:rPr>
          <w:rStyle w:val="CommentReference"/>
        </w:rPr>
        <w:annotationRef/>
      </w:r>
      <w:r>
        <w:rPr>
          <w:sz w:val="20"/>
          <w:szCs w:val="20"/>
        </w:rPr>
        <w:t>This paragraph is difficult to follow without seeing all the results. However, it's almost impossible to show all the results. We can either pick a couple univariate analysis figures and only comment on those. Or consider in multivariate analysis to add a figure with average trajectory for multiple variables, and have that figure here. Or we can do both</w:t>
      </w:r>
    </w:p>
  </w:comment>
  <w:comment w:id="485" w:author="Zhao, Shanshan (NIH/NIEHS) [E]" w:date="2026-04-28T16:37:00Z" w:initials="ZS([">
    <w:p w14:paraId="5EC3C9F8" w14:textId="77777777" w:rsidR="00E40F02" w:rsidRDefault="00E40F02" w:rsidP="00E40F02">
      <w:r>
        <w:rPr>
          <w:rStyle w:val="CommentReference"/>
        </w:rPr>
        <w:annotationRef/>
      </w:r>
      <w:r>
        <w:rPr>
          <w:sz w:val="20"/>
          <w:szCs w:val="20"/>
        </w:rPr>
        <w:t>again, we should pick a few most important pairs, with figures.</w:t>
      </w:r>
    </w:p>
  </w:comment>
  <w:comment w:id="486" w:author="Zhao, Shanshan (NIH/NIEHS) [E]" w:date="2026-04-28T16:38:00Z" w:initials="ZS([">
    <w:p w14:paraId="6FBE3A30" w14:textId="77777777" w:rsidR="00E40F02" w:rsidRDefault="00E40F02" w:rsidP="00E40F02">
      <w:r>
        <w:rPr>
          <w:rStyle w:val="CommentReference"/>
        </w:rPr>
        <w:annotationRef/>
      </w:r>
      <w:r>
        <w:rPr>
          <w:sz w:val="20"/>
          <w:szCs w:val="20"/>
        </w:rPr>
        <w:t>Try to highlight the most important patterns. It's hard to cover all the observations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15BD6A" w15:done="0"/>
  <w15:commentEx w15:paraId="4AD9A2DC" w15:paraIdParent="7415BD6A" w15:done="0"/>
  <w15:commentEx w15:paraId="42D03199" w15:done="0"/>
  <w15:commentEx w15:paraId="0742F4B4" w15:done="0"/>
  <w15:commentEx w15:paraId="16127CDF" w15:done="0"/>
  <w15:commentEx w15:paraId="1EB7E777" w15:paraIdParent="16127CDF" w15:done="0"/>
  <w15:commentEx w15:paraId="6912D138" w15:done="0"/>
  <w15:commentEx w15:paraId="03BC4B8B" w15:paraIdParent="6912D138" w15:done="0"/>
  <w15:commentEx w15:paraId="3D1D937A" w15:paraIdParent="6912D138" w15:done="0"/>
  <w15:commentEx w15:paraId="3FC58999" w15:done="0"/>
  <w15:commentEx w15:paraId="5887A4BE" w15:paraIdParent="3FC58999" w15:done="0"/>
  <w15:commentEx w15:paraId="28ED2627" w15:paraIdParent="3FC58999" w15:done="0"/>
  <w15:commentEx w15:paraId="642710CA" w15:paraIdParent="3FC58999" w15:done="0"/>
  <w15:commentEx w15:paraId="7C1730D2" w15:done="0"/>
  <w15:commentEx w15:paraId="41EABF82" w15:done="0"/>
  <w15:commentEx w15:paraId="36F676A8" w15:done="0"/>
  <w15:commentEx w15:paraId="21653C3F" w15:paraIdParent="36F676A8" w15:done="0"/>
  <w15:commentEx w15:paraId="28691F1F" w15:done="0"/>
  <w15:commentEx w15:paraId="108B915F" w15:done="0"/>
  <w15:commentEx w15:paraId="50A52606" w15:paraIdParent="108B915F" w15:done="0"/>
  <w15:commentEx w15:paraId="44662DDB" w15:done="0"/>
  <w15:commentEx w15:paraId="3445C735" w15:done="0"/>
  <w15:commentEx w15:paraId="619A6D33" w15:paraIdParent="3445C735" w15:done="0"/>
  <w15:commentEx w15:paraId="53C05E0F" w15:done="0"/>
  <w15:commentEx w15:paraId="385C13CB" w15:paraIdParent="53C05E0F" w15:done="0"/>
  <w15:commentEx w15:paraId="422F75DA" w15:done="0"/>
  <w15:commentEx w15:paraId="29A29767" w15:done="0"/>
  <w15:commentEx w15:paraId="06945F60" w15:paraIdParent="29A29767" w15:done="0"/>
  <w15:commentEx w15:paraId="3337DE68" w15:done="0"/>
  <w15:commentEx w15:paraId="73358E40" w15:done="0"/>
  <w15:commentEx w15:paraId="2EF76014" w15:done="0"/>
  <w15:commentEx w15:paraId="13D317F5" w15:done="0"/>
  <w15:commentEx w15:paraId="54A67ADF" w15:done="0"/>
  <w15:commentEx w15:paraId="2D71243F" w15:done="0"/>
  <w15:commentEx w15:paraId="662C6828" w15:paraIdParent="2D71243F" w15:done="0"/>
  <w15:commentEx w15:paraId="0F68EE4A" w15:done="0"/>
  <w15:commentEx w15:paraId="2D07D554" w15:done="0"/>
  <w15:commentEx w15:paraId="367CB0D2" w15:paraIdParent="2D07D554" w15:done="0"/>
  <w15:commentEx w15:paraId="643092C6" w15:done="0"/>
  <w15:commentEx w15:paraId="43E6F137" w15:done="0"/>
  <w15:commentEx w15:paraId="719CEC54" w15:done="0"/>
  <w15:commentEx w15:paraId="5EC3C9F8" w15:done="0"/>
  <w15:commentEx w15:paraId="6FBE3A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5EB19D" w16cex:dateUtc="2026-04-27T14:24:00Z"/>
  <w16cex:commentExtensible w16cex:durableId="2C7790E7" w16cex:dateUtc="2026-04-29T18:34:00Z"/>
  <w16cex:commentExtensible w16cex:durableId="40A65120" w16cex:dateUtc="2026-04-29T14:28:00Z"/>
  <w16cex:commentExtensible w16cex:durableId="5D273D34" w16cex:dateUtc="2026-04-27T15:00:00Z"/>
  <w16cex:commentExtensible w16cex:durableId="77D94FD7" w16cex:dateUtc="2026-04-27T14:58:00Z"/>
  <w16cex:commentExtensible w16cex:durableId="4D4BFB5E" w16cex:dateUtc="2026-04-29T14:39:00Z"/>
  <w16cex:commentExtensible w16cex:durableId="2486B4B6" w16cex:dateUtc="2026-04-27T14:59:00Z"/>
  <w16cex:commentExtensible w16cex:durableId="65036C26" w16cex:dateUtc="2026-04-29T14:44:00Z"/>
  <w16cex:commentExtensible w16cex:durableId="56F65135" w16cex:dateUtc="2026-04-29T14:45:00Z"/>
  <w16cex:commentExtensible w16cex:durableId="37D2B2BC" w16cex:dateUtc="2026-04-27T16:36:00Z"/>
  <w16cex:commentExtensible w16cex:durableId="2191315F" w16cex:dateUtc="2026-04-29T14:55:00Z"/>
  <w16cex:commentExtensible w16cex:durableId="572F5B30" w16cex:dateUtc="2026-04-29T14:56:00Z"/>
  <w16cex:commentExtensible w16cex:durableId="50FBAEFD" w16cex:dateUtc="2026-04-29T14:58:00Z"/>
  <w16cex:commentExtensible w16cex:durableId="578A269E" w16cex:dateUtc="2026-04-27T16:58:00Z"/>
  <w16cex:commentExtensible w16cex:durableId="124C8DB0" w16cex:dateUtc="2026-04-27T18:43:00Z"/>
  <w16cex:commentExtensible w16cex:durableId="4A8B0699" w16cex:dateUtc="2026-04-27T18:53:00Z"/>
  <w16cex:commentExtensible w16cex:durableId="4939E517" w16cex:dateUtc="2026-04-29T15:19:00Z"/>
  <w16cex:commentExtensible w16cex:durableId="340DBE4B" w16cex:dateUtc="2026-04-27T18:57:00Z"/>
  <w16cex:commentExtensible w16cex:durableId="4AF3BC21" w16cex:dateUtc="2026-04-27T20:50:00Z"/>
  <w16cex:commentExtensible w16cex:durableId="6CFDEAD1" w16cex:dateUtc="2026-04-29T15:31:00Z"/>
  <w16cex:commentExtensible w16cex:durableId="47F1D42A" w16cex:dateUtc="2026-04-27T20:55:00Z"/>
  <w16cex:commentExtensible w16cex:durableId="3CBBFE0A" w16cex:dateUtc="2026-04-27T21:00:00Z"/>
  <w16cex:commentExtensible w16cex:durableId="4A68E786" w16cex:dateUtc="2026-04-29T15:33:00Z"/>
  <w16cex:commentExtensible w16cex:durableId="7A2A021E" w16cex:dateUtc="2026-04-27T21:04:00Z"/>
  <w16cex:commentExtensible w16cex:durableId="428622DE" w16cex:dateUtc="2026-04-29T15:34:00Z"/>
  <w16cex:commentExtensible w16cex:durableId="322EA9D2" w16cex:dateUtc="2026-04-27T21:05:00Z"/>
  <w16cex:commentExtensible w16cex:durableId="67C11F28" w16cex:dateUtc="2026-04-28T16:01:00Z"/>
  <w16cex:commentExtensible w16cex:durableId="757973FB" w16cex:dateUtc="2026-04-29T15:35:00Z"/>
  <w16cex:commentExtensible w16cex:durableId="7ED5EB16" w16cex:dateUtc="2026-04-28T16:03:00Z"/>
  <w16cex:commentExtensible w16cex:durableId="2D158741" w16cex:dateUtc="2026-04-28T16:05:00Z"/>
  <w16cex:commentExtensible w16cex:durableId="4677CB89" w16cex:dateUtc="2026-04-28T17:18:00Z"/>
  <w16cex:commentExtensible w16cex:durableId="20C64BF9" w16cex:dateUtc="2026-04-28T16:56:00Z"/>
  <w16cex:commentExtensible w16cex:durableId="5C61D10C" w16cex:dateUtc="2026-04-28T17:01:00Z"/>
  <w16cex:commentExtensible w16cex:durableId="1E913960" w16cex:dateUtc="2026-04-28T17:56:00Z"/>
  <w16cex:commentExtensible w16cex:durableId="3852380D" w16cex:dateUtc="2026-04-29T15:37:00Z"/>
  <w16cex:commentExtensible w16cex:durableId="3916A6CC" w16cex:dateUtc="2026-04-28T19:56:00Z"/>
  <w16cex:commentExtensible w16cex:durableId="21961772" w16cex:dateUtc="2026-04-28T20:02:00Z"/>
  <w16cex:commentExtensible w16cex:durableId="2E9ED04B" w16cex:dateUtc="2026-04-29T15:39:00Z"/>
  <w16cex:commentExtensible w16cex:durableId="09FC391F" w16cex:dateUtc="2026-04-28T20:03:00Z"/>
  <w16cex:commentExtensible w16cex:durableId="75617466" w16cex:dateUtc="2026-04-28T20:31:00Z"/>
  <w16cex:commentExtensible w16cex:durableId="1A29A0BF" w16cex:dateUtc="2026-04-28T20:36:00Z"/>
  <w16cex:commentExtensible w16cex:durableId="32AC6BD6" w16cex:dateUtc="2026-04-28T20:37:00Z"/>
  <w16cex:commentExtensible w16cex:durableId="5BA2CBBD" w16cex:dateUtc="2026-04-28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15BD6A" w16cid:durableId="0D5EB19D"/>
  <w16cid:commentId w16cid:paraId="4AD9A2DC" w16cid:durableId="2C7790E7"/>
  <w16cid:commentId w16cid:paraId="42D03199" w16cid:durableId="40A65120"/>
  <w16cid:commentId w16cid:paraId="0742F4B4" w16cid:durableId="5D273D34"/>
  <w16cid:commentId w16cid:paraId="16127CDF" w16cid:durableId="77D94FD7"/>
  <w16cid:commentId w16cid:paraId="1EB7E777" w16cid:durableId="4D4BFB5E"/>
  <w16cid:commentId w16cid:paraId="6912D138" w16cid:durableId="2486B4B6"/>
  <w16cid:commentId w16cid:paraId="03BC4B8B" w16cid:durableId="65036C26"/>
  <w16cid:commentId w16cid:paraId="3D1D937A" w16cid:durableId="56F65135"/>
  <w16cid:commentId w16cid:paraId="3FC58999" w16cid:durableId="37D2B2BC"/>
  <w16cid:commentId w16cid:paraId="5887A4BE" w16cid:durableId="2191315F"/>
  <w16cid:commentId w16cid:paraId="28ED2627" w16cid:durableId="572F5B30"/>
  <w16cid:commentId w16cid:paraId="642710CA" w16cid:durableId="50FBAEFD"/>
  <w16cid:commentId w16cid:paraId="7C1730D2" w16cid:durableId="578A269E"/>
  <w16cid:commentId w16cid:paraId="41EABF82" w16cid:durableId="124C8DB0"/>
  <w16cid:commentId w16cid:paraId="36F676A8" w16cid:durableId="4A8B0699"/>
  <w16cid:commentId w16cid:paraId="21653C3F" w16cid:durableId="4939E517"/>
  <w16cid:commentId w16cid:paraId="28691F1F" w16cid:durableId="340DBE4B"/>
  <w16cid:commentId w16cid:paraId="108B915F" w16cid:durableId="4AF3BC21"/>
  <w16cid:commentId w16cid:paraId="50A52606" w16cid:durableId="6CFDEAD1"/>
  <w16cid:commentId w16cid:paraId="44662DDB" w16cid:durableId="47F1D42A"/>
  <w16cid:commentId w16cid:paraId="3445C735" w16cid:durableId="3CBBFE0A"/>
  <w16cid:commentId w16cid:paraId="619A6D33" w16cid:durableId="4A68E786"/>
  <w16cid:commentId w16cid:paraId="53C05E0F" w16cid:durableId="7A2A021E"/>
  <w16cid:commentId w16cid:paraId="385C13CB" w16cid:durableId="428622DE"/>
  <w16cid:commentId w16cid:paraId="422F75DA" w16cid:durableId="322EA9D2"/>
  <w16cid:commentId w16cid:paraId="29A29767" w16cid:durableId="67C11F28"/>
  <w16cid:commentId w16cid:paraId="06945F60" w16cid:durableId="757973FB"/>
  <w16cid:commentId w16cid:paraId="3337DE68" w16cid:durableId="7ED5EB16"/>
  <w16cid:commentId w16cid:paraId="73358E40" w16cid:durableId="2D158741"/>
  <w16cid:commentId w16cid:paraId="2EF76014" w16cid:durableId="4677CB89"/>
  <w16cid:commentId w16cid:paraId="13D317F5" w16cid:durableId="20C64BF9"/>
  <w16cid:commentId w16cid:paraId="54A67ADF" w16cid:durableId="5C61D10C"/>
  <w16cid:commentId w16cid:paraId="2D71243F" w16cid:durableId="1E913960"/>
  <w16cid:commentId w16cid:paraId="662C6828" w16cid:durableId="3852380D"/>
  <w16cid:commentId w16cid:paraId="0F68EE4A" w16cid:durableId="3916A6CC"/>
  <w16cid:commentId w16cid:paraId="2D07D554" w16cid:durableId="21961772"/>
  <w16cid:commentId w16cid:paraId="367CB0D2" w16cid:durableId="2E9ED04B"/>
  <w16cid:commentId w16cid:paraId="643092C6" w16cid:durableId="09FC391F"/>
  <w16cid:commentId w16cid:paraId="43E6F137" w16cid:durableId="75617466"/>
  <w16cid:commentId w16cid:paraId="719CEC54" w16cid:durableId="1A29A0BF"/>
  <w16cid:commentId w16cid:paraId="5EC3C9F8" w16cid:durableId="32AC6BD6"/>
  <w16cid:commentId w16cid:paraId="6FBE3A30" w16cid:durableId="5BA2CB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E6AC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363682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 Ying (NIH/NIEHS) [F]">
    <w15:presenceInfo w15:providerId="AD" w15:userId="S::jiny8@nih.gov::f3351207-9ce7-4a29-ab74-5fe270738334"/>
  </w15:person>
  <w15:person w15:author="Zhao, Shanshan (NIH/NIEHS) [E]">
    <w15:presenceInfo w15:providerId="AD" w15:userId="S::zhaos5@nih.gov::d5845b79-eb57-4f80-80d8-5f4675ccd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C3865"/>
    <w:rsid w:val="00011C04"/>
    <w:rsid w:val="00016093"/>
    <w:rsid w:val="000252DE"/>
    <w:rsid w:val="00057304"/>
    <w:rsid w:val="000603C0"/>
    <w:rsid w:val="000819BF"/>
    <w:rsid w:val="000822F1"/>
    <w:rsid w:val="000A7BEC"/>
    <w:rsid w:val="000E7524"/>
    <w:rsid w:val="000E7C54"/>
    <w:rsid w:val="000F0824"/>
    <w:rsid w:val="001311DD"/>
    <w:rsid w:val="00134D39"/>
    <w:rsid w:val="001403F3"/>
    <w:rsid w:val="00151EE3"/>
    <w:rsid w:val="00192E29"/>
    <w:rsid w:val="00197CF4"/>
    <w:rsid w:val="001D2B41"/>
    <w:rsid w:val="001D5128"/>
    <w:rsid w:val="001D78CE"/>
    <w:rsid w:val="00200402"/>
    <w:rsid w:val="00207B22"/>
    <w:rsid w:val="00207D3F"/>
    <w:rsid w:val="00217F9F"/>
    <w:rsid w:val="00221207"/>
    <w:rsid w:val="0025761E"/>
    <w:rsid w:val="002D463D"/>
    <w:rsid w:val="002E5828"/>
    <w:rsid w:val="002E65A3"/>
    <w:rsid w:val="00300E87"/>
    <w:rsid w:val="00301CF5"/>
    <w:rsid w:val="003127D0"/>
    <w:rsid w:val="0031514A"/>
    <w:rsid w:val="00357CDD"/>
    <w:rsid w:val="00364127"/>
    <w:rsid w:val="003657D4"/>
    <w:rsid w:val="00397FC6"/>
    <w:rsid w:val="003A60BF"/>
    <w:rsid w:val="003D466F"/>
    <w:rsid w:val="003E2551"/>
    <w:rsid w:val="003F5BE4"/>
    <w:rsid w:val="00413D78"/>
    <w:rsid w:val="004258CD"/>
    <w:rsid w:val="0044765F"/>
    <w:rsid w:val="00455EE4"/>
    <w:rsid w:val="004A5A0C"/>
    <w:rsid w:val="004A5C18"/>
    <w:rsid w:val="004D59F2"/>
    <w:rsid w:val="0050085F"/>
    <w:rsid w:val="005112C9"/>
    <w:rsid w:val="005152B7"/>
    <w:rsid w:val="00546405"/>
    <w:rsid w:val="0055335D"/>
    <w:rsid w:val="005861E4"/>
    <w:rsid w:val="00593E10"/>
    <w:rsid w:val="005D23FA"/>
    <w:rsid w:val="005E5161"/>
    <w:rsid w:val="00610C42"/>
    <w:rsid w:val="00622F3E"/>
    <w:rsid w:val="00624BA7"/>
    <w:rsid w:val="0063077C"/>
    <w:rsid w:val="00647CB7"/>
    <w:rsid w:val="00670919"/>
    <w:rsid w:val="00671F45"/>
    <w:rsid w:val="00684CDA"/>
    <w:rsid w:val="0069711F"/>
    <w:rsid w:val="006A025C"/>
    <w:rsid w:val="006A21C6"/>
    <w:rsid w:val="006C6731"/>
    <w:rsid w:val="00712A4F"/>
    <w:rsid w:val="00725B2B"/>
    <w:rsid w:val="00734E5E"/>
    <w:rsid w:val="00741F0D"/>
    <w:rsid w:val="00745AA7"/>
    <w:rsid w:val="00751E77"/>
    <w:rsid w:val="00772132"/>
    <w:rsid w:val="0079134D"/>
    <w:rsid w:val="0079530A"/>
    <w:rsid w:val="00796E07"/>
    <w:rsid w:val="007C2C2F"/>
    <w:rsid w:val="007E2B13"/>
    <w:rsid w:val="007E385E"/>
    <w:rsid w:val="008309E2"/>
    <w:rsid w:val="00846267"/>
    <w:rsid w:val="00850433"/>
    <w:rsid w:val="00856FE4"/>
    <w:rsid w:val="00872DFD"/>
    <w:rsid w:val="00895789"/>
    <w:rsid w:val="008B4666"/>
    <w:rsid w:val="009050C5"/>
    <w:rsid w:val="00922AA0"/>
    <w:rsid w:val="009552FC"/>
    <w:rsid w:val="0097465D"/>
    <w:rsid w:val="00984891"/>
    <w:rsid w:val="009A2F8B"/>
    <w:rsid w:val="009C37C6"/>
    <w:rsid w:val="009E6A33"/>
    <w:rsid w:val="00A0017D"/>
    <w:rsid w:val="00A11C7B"/>
    <w:rsid w:val="00A34C3B"/>
    <w:rsid w:val="00A507AC"/>
    <w:rsid w:val="00A51E4B"/>
    <w:rsid w:val="00A61D2B"/>
    <w:rsid w:val="00A7102C"/>
    <w:rsid w:val="00AC3865"/>
    <w:rsid w:val="00AD3D98"/>
    <w:rsid w:val="00B34023"/>
    <w:rsid w:val="00B417CD"/>
    <w:rsid w:val="00B60476"/>
    <w:rsid w:val="00B72224"/>
    <w:rsid w:val="00B806EF"/>
    <w:rsid w:val="00BA447E"/>
    <w:rsid w:val="00BB2C6C"/>
    <w:rsid w:val="00BC504A"/>
    <w:rsid w:val="00BC6556"/>
    <w:rsid w:val="00BE1BC4"/>
    <w:rsid w:val="00C02876"/>
    <w:rsid w:val="00C02913"/>
    <w:rsid w:val="00C105F0"/>
    <w:rsid w:val="00C139D1"/>
    <w:rsid w:val="00C16D5D"/>
    <w:rsid w:val="00C20EB6"/>
    <w:rsid w:val="00C92131"/>
    <w:rsid w:val="00CA7E70"/>
    <w:rsid w:val="00CB2DA8"/>
    <w:rsid w:val="00CC6EAF"/>
    <w:rsid w:val="00CF1A0E"/>
    <w:rsid w:val="00D04DB7"/>
    <w:rsid w:val="00D15539"/>
    <w:rsid w:val="00D157A9"/>
    <w:rsid w:val="00D2058A"/>
    <w:rsid w:val="00D40B6B"/>
    <w:rsid w:val="00D45A40"/>
    <w:rsid w:val="00DA476C"/>
    <w:rsid w:val="00DA70B0"/>
    <w:rsid w:val="00DC51FF"/>
    <w:rsid w:val="00DD4B94"/>
    <w:rsid w:val="00DE3B3D"/>
    <w:rsid w:val="00E0701A"/>
    <w:rsid w:val="00E07B96"/>
    <w:rsid w:val="00E22A0C"/>
    <w:rsid w:val="00E27F87"/>
    <w:rsid w:val="00E32513"/>
    <w:rsid w:val="00E40F02"/>
    <w:rsid w:val="00E5374A"/>
    <w:rsid w:val="00E709FF"/>
    <w:rsid w:val="00ED005D"/>
    <w:rsid w:val="00EF55E3"/>
    <w:rsid w:val="00F04615"/>
    <w:rsid w:val="00F2117E"/>
    <w:rsid w:val="00F746A7"/>
    <w:rsid w:val="00FA0040"/>
    <w:rsid w:val="00FA4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7DF569"/>
  <w15:docId w15:val="{F0F5F5ED-20BF-E44F-B34E-7A34685DD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on">
    <w:name w:val="Revision"/>
    <w:hidden/>
    <w:rsid w:val="000A7BEC"/>
    <w:pPr>
      <w:spacing w:after="0"/>
    </w:pPr>
  </w:style>
  <w:style w:type="character" w:styleId="CommentReference">
    <w:name w:val="annotation reference"/>
    <w:basedOn w:val="DefaultParagraphFont"/>
    <w:rsid w:val="00725B2B"/>
    <w:rPr>
      <w:sz w:val="16"/>
      <w:szCs w:val="16"/>
    </w:rPr>
  </w:style>
  <w:style w:type="paragraph" w:styleId="CommentText">
    <w:name w:val="annotation text"/>
    <w:basedOn w:val="Normal"/>
    <w:link w:val="CommentTextChar"/>
    <w:rsid w:val="00725B2B"/>
    <w:rPr>
      <w:sz w:val="20"/>
      <w:szCs w:val="20"/>
    </w:rPr>
  </w:style>
  <w:style w:type="character" w:customStyle="1" w:styleId="CommentTextChar">
    <w:name w:val="Comment Text Char"/>
    <w:basedOn w:val="DefaultParagraphFont"/>
    <w:link w:val="CommentText"/>
    <w:rsid w:val="00725B2B"/>
    <w:rPr>
      <w:sz w:val="20"/>
      <w:szCs w:val="20"/>
    </w:rPr>
  </w:style>
  <w:style w:type="paragraph" w:styleId="CommentSubject">
    <w:name w:val="annotation subject"/>
    <w:basedOn w:val="CommentText"/>
    <w:next w:val="CommentText"/>
    <w:link w:val="CommentSubjectChar"/>
    <w:rsid w:val="00725B2B"/>
    <w:rPr>
      <w:b/>
      <w:bCs/>
    </w:rPr>
  </w:style>
  <w:style w:type="character" w:customStyle="1" w:styleId="CommentSubjectChar">
    <w:name w:val="Comment Subject Char"/>
    <w:basedOn w:val="CommentTextChar"/>
    <w:link w:val="CommentSubject"/>
    <w:rsid w:val="00725B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978-0-387-84858-7" TargetMode="External"/><Relationship Id="rId3" Type="http://schemas.openxmlformats.org/officeDocument/2006/relationships/settings" Target="settings.xml"/><Relationship Id="rId21" Type="http://schemas.openxmlformats.org/officeDocument/2006/relationships/hyperlink" Target="https://doi.org/10.1007/BF02289694"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www.jstor.org/stable/2333639" TargetMode="External"/><Relationship Id="rId33" Type="http://schemas.openxmlformats.org/officeDocument/2006/relationships/hyperlink" Target="https://doi.org/10.1007/s10618-012-0286-6"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32614/CRAN.package.ndtv" TargetMode="External"/><Relationship Id="rId29" Type="http://schemas.openxmlformats.org/officeDocument/2006/relationships/hyperlink" Target="https://doi.org/10.18637/jss.v102.i10" TargetMode="Externa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24" Type="http://schemas.openxmlformats.org/officeDocument/2006/relationships/hyperlink" Target="https://doi.org/10.1016/j.envres.2024.119075" TargetMode="External"/><Relationship Id="rId32" Type="http://schemas.openxmlformats.org/officeDocument/2006/relationships/hyperlink" Target="https://ggplot2.tidyverse.org" TargetMode="External"/><Relationship Id="rId5" Type="http://schemas.openxmlformats.org/officeDocument/2006/relationships/image" Target="media/image1.jpg"/><Relationship Id="rId15" Type="http://schemas.openxmlformats.org/officeDocument/2006/relationships/image" Target="media/image7.png"/><Relationship Id="rId23" Type="http://schemas.openxmlformats.org/officeDocument/2006/relationships/hyperlink" Target="https://doi.org/10.1097/EDE.0000000000001610" TargetMode="External"/><Relationship Id="rId28" Type="http://schemas.openxmlformats.org/officeDocument/2006/relationships/hyperlink" Target="https://par.nsf.gov/biblio/10462932" TargetMode="Externa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11.png"/><Relationship Id="rId31" Type="http://schemas.openxmlformats.org/officeDocument/2006/relationships/hyperlink" Target="https://www.stats.ox.ac.uk/pub/MASS4/"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png"/><Relationship Id="rId22" Type="http://schemas.openxmlformats.org/officeDocument/2006/relationships/hyperlink" Target="https://doi.org/10.32614/CRAN.package.networkDynamic" TargetMode="External"/><Relationship Id="rId27" Type="http://schemas.openxmlformats.org/officeDocument/2006/relationships/hyperlink" Target="https://doi.org/10.32614/CRAN.package.corrr" TargetMode="External"/><Relationship Id="rId30" Type="http://schemas.openxmlformats.org/officeDocument/2006/relationships/hyperlink" Target="https://www.R-project.org/" TargetMode="External"/><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561</TotalTime>
  <Pages>23</Pages>
  <Words>6601</Words>
  <Characters>38552</Characters>
  <Application>Microsoft Office Word</Application>
  <DocSecurity>0</DocSecurity>
  <Lines>593</Lines>
  <Paragraphs>131</Paragraphs>
  <ScaleCrop>false</ScaleCrop>
  <HeadingPairs>
    <vt:vector size="2" baseType="variant">
      <vt:variant>
        <vt:lpstr>Title</vt:lpstr>
      </vt:variant>
      <vt:variant>
        <vt:i4>1</vt:i4>
      </vt:variant>
    </vt:vector>
  </HeadingPairs>
  <TitlesOfParts>
    <vt:vector size="1" baseType="lpstr">
      <vt:lpstr>mlEDA: an interactive tool for guided standardized exploratory analysis workflow of multivariate longitudinal data</vt:lpstr>
    </vt:vector>
  </TitlesOfParts>
  <Company/>
  <LinksUpToDate>false</LinksUpToDate>
  <CharactersWithSpaces>45022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mlEDA: an interactive tool for guided standardized exploratory analysis workflow of multivariate longitudinal data</dc:title>
  <dc:creator>Ying Jin; Mandy Goldberg; David Umbach; Shanshan Zhao</dc:creator>
  <cp:keywords/>
  <cp:lastModifiedBy>Jin, Ying (NIH/NIEHS) [F]</cp:lastModifiedBy>
  <cp:revision>158</cp:revision>
  <dcterms:created xsi:type="dcterms:W3CDTF">2026-04-06T19:19:00Z</dcterms:created>
  <dcterms:modified xsi:type="dcterms:W3CDTF">2026-05-04T17:39:00Z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../Manuscripts/refs.bib</vt:lpwstr>
  </property>
  <property fmtid="{D5CDD505-2E9C-101B-9397-08002B2CF9AE}" pid="3" name="citeproc">
    <vt:lpwstr>True</vt:lpwstr>
  </property>
  <property fmtid="{D5CDD505-2E9C-101B-9397-08002B2CF9AE}" pid="4" name="date">
    <vt:lpwstr>2026-04-06</vt:lpwstr>
  </property>
  <property fmtid="{D5CDD505-2E9C-101B-9397-08002B2CF9AE}" pid="5" name="header-includes">
    <vt:lpwstr/>
  </property>
  <property fmtid="{D5CDD505-2E9C-101B-9397-08002B2CF9AE}" pid="6" name="number_sections">
    <vt:lpwstr>True</vt:lpwstr>
  </property>
  <property fmtid="{D5CDD505-2E9C-101B-9397-08002B2CF9AE}" pid="7" name="output">
    <vt:lpwstr/>
  </property>
</Properties>
</file>